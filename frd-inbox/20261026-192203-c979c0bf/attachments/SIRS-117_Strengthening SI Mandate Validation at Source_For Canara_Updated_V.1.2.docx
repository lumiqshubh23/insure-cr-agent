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410D" w14:textId="6E96EF12" w:rsidR="005306C8" w:rsidRPr="00F36913" w:rsidRDefault="005306C8" w:rsidP="005306C8">
      <w:pPr>
        <w:numPr>
          <w:ilvl w:val="0"/>
          <w:numId w:val="1"/>
        </w:numPr>
        <w:rPr>
          <w:sz w:val="22"/>
          <w:szCs w:val="22"/>
        </w:rPr>
      </w:pPr>
      <w:r w:rsidRPr="00F36913">
        <w:rPr>
          <w:b/>
          <w:bCs/>
          <w:sz w:val="22"/>
          <w:szCs w:val="22"/>
        </w:rPr>
        <w:t>Story 1: Strengthening SI Mandate Validation at Source</w:t>
      </w:r>
      <w:r>
        <w:rPr>
          <w:b/>
          <w:bCs/>
          <w:sz w:val="22"/>
          <w:szCs w:val="22"/>
        </w:rPr>
        <w:t xml:space="preserve"> for the Canara Channel</w:t>
      </w:r>
    </w:p>
    <w:p w14:paraId="337D7A46" w14:textId="77777777" w:rsidR="005306C8" w:rsidRPr="005306C8" w:rsidRDefault="005306C8" w:rsidP="005306C8">
      <w:pPr>
        <w:numPr>
          <w:ilvl w:val="0"/>
          <w:numId w:val="2"/>
        </w:numPr>
        <w:rPr>
          <w:sz w:val="22"/>
          <w:szCs w:val="22"/>
        </w:rPr>
      </w:pPr>
      <w:r w:rsidRPr="005306C8">
        <w:rPr>
          <w:sz w:val="22"/>
          <w:szCs w:val="22"/>
        </w:rPr>
        <w:t>In response to increasing compliance expectations and the need to minimize downstream errors, the Operations and IT teams collaboratively identified a critical improvement opportunity in the Standing Instruction (SI) Mandate validation process.</w:t>
      </w:r>
    </w:p>
    <w:p w14:paraId="6FC88E24" w14:textId="77777777" w:rsidR="005306C8" w:rsidRPr="005306C8" w:rsidRDefault="005306C8" w:rsidP="005306C8">
      <w:pPr>
        <w:numPr>
          <w:ilvl w:val="0"/>
          <w:numId w:val="2"/>
        </w:numPr>
        <w:rPr>
          <w:sz w:val="22"/>
          <w:szCs w:val="22"/>
        </w:rPr>
      </w:pPr>
      <w:r w:rsidRPr="005306C8">
        <w:rPr>
          <w:sz w:val="22"/>
          <w:szCs w:val="22"/>
        </w:rPr>
        <w:t>Traditionally, SI mandate checks were performed at later stages of processing, often leading to delays, rework, and potential risks in mandate authorization. Recognizing these inefficiencies, a proactive approach was proposed — to shift SI mandate validation to the source journey itself, leveraging advanced ICR/OCR (Intelligent/Optical Character Recognition)</w:t>
      </w:r>
    </w:p>
    <w:p w14:paraId="7342A8A0" w14:textId="77777777" w:rsidR="005306C8" w:rsidRPr="00F36913" w:rsidRDefault="005306C8" w:rsidP="005306C8">
      <w:pPr>
        <w:numPr>
          <w:ilvl w:val="0"/>
          <w:numId w:val="2"/>
        </w:numPr>
        <w:rPr>
          <w:sz w:val="22"/>
          <w:szCs w:val="22"/>
        </w:rPr>
      </w:pPr>
      <w:r w:rsidRPr="00F36913">
        <w:rPr>
          <w:sz w:val="22"/>
          <w:szCs w:val="22"/>
        </w:rPr>
        <w:t>Enhance data accuracy</w:t>
      </w:r>
    </w:p>
    <w:p w14:paraId="5F4C089F" w14:textId="77777777" w:rsidR="005306C8" w:rsidRPr="00F36913" w:rsidRDefault="005306C8" w:rsidP="005306C8">
      <w:pPr>
        <w:numPr>
          <w:ilvl w:val="0"/>
          <w:numId w:val="2"/>
        </w:numPr>
        <w:rPr>
          <w:sz w:val="22"/>
          <w:szCs w:val="22"/>
        </w:rPr>
      </w:pPr>
      <w:r w:rsidRPr="00F36913">
        <w:rPr>
          <w:sz w:val="22"/>
          <w:szCs w:val="22"/>
        </w:rPr>
        <w:t>Reduce operational turnaround time (TAT)</w:t>
      </w:r>
    </w:p>
    <w:p w14:paraId="02F39767" w14:textId="77777777" w:rsidR="005306C8" w:rsidRPr="00F36913" w:rsidRDefault="005306C8" w:rsidP="005306C8">
      <w:pPr>
        <w:numPr>
          <w:ilvl w:val="0"/>
          <w:numId w:val="2"/>
        </w:numPr>
        <w:rPr>
          <w:sz w:val="22"/>
          <w:szCs w:val="22"/>
        </w:rPr>
      </w:pPr>
      <w:r w:rsidRPr="00F36913">
        <w:rPr>
          <w:sz w:val="22"/>
          <w:szCs w:val="22"/>
        </w:rPr>
        <w:t>Improve compliance adherence</w:t>
      </w:r>
    </w:p>
    <w:p w14:paraId="56040383" w14:textId="77777777" w:rsidR="005306C8" w:rsidRPr="00F36913" w:rsidRDefault="005306C8" w:rsidP="005306C8">
      <w:pPr>
        <w:numPr>
          <w:ilvl w:val="0"/>
          <w:numId w:val="2"/>
        </w:numPr>
        <w:rPr>
          <w:sz w:val="22"/>
          <w:szCs w:val="22"/>
        </w:rPr>
      </w:pPr>
      <w:r w:rsidRPr="00F36913">
        <w:rPr>
          <w:sz w:val="22"/>
          <w:szCs w:val="22"/>
        </w:rPr>
        <w:t>Minimize manual intervention and error rates</w:t>
      </w:r>
    </w:p>
    <w:p w14:paraId="7307A22A" w14:textId="77777777" w:rsidR="005306C8" w:rsidRPr="00F36913" w:rsidRDefault="005306C8" w:rsidP="005306C8">
      <w:pPr>
        <w:numPr>
          <w:ilvl w:val="0"/>
          <w:numId w:val="2"/>
        </w:numPr>
        <w:rPr>
          <w:sz w:val="22"/>
          <w:szCs w:val="22"/>
        </w:rPr>
      </w:pPr>
      <w:r w:rsidRPr="00F36913">
        <w:rPr>
          <w:sz w:val="22"/>
          <w:szCs w:val="22"/>
        </w:rPr>
        <w:t>The CR proposes integration of SI mandate validation rules directly within the ICR/OCR workflow, ensuring real-time verification at the point of document ingestion.</w:t>
      </w:r>
    </w:p>
    <w:p w14:paraId="06E5137B" w14:textId="77777777" w:rsidR="005306C8" w:rsidRPr="00F36913" w:rsidRDefault="005306C8" w:rsidP="005306C8">
      <w:pPr>
        <w:numPr>
          <w:ilvl w:val="0"/>
          <w:numId w:val="2"/>
        </w:numPr>
        <w:rPr>
          <w:sz w:val="22"/>
          <w:szCs w:val="22"/>
        </w:rPr>
      </w:pPr>
      <w:r w:rsidRPr="00F36913">
        <w:rPr>
          <w:sz w:val="22"/>
          <w:szCs w:val="22"/>
        </w:rPr>
        <w:t>To support this initiative, a comprehensive SOP outlining all validation checkpoints has been enclosed, ensuring clarity in execution and consistency across operations.</w:t>
      </w:r>
    </w:p>
    <w:p w14:paraId="1D2910A8" w14:textId="77777777" w:rsidR="005306C8" w:rsidRPr="00F36913" w:rsidRDefault="005306C8" w:rsidP="005306C8">
      <w:pPr>
        <w:rPr>
          <w:sz w:val="22"/>
          <w:szCs w:val="22"/>
        </w:rPr>
      </w:pPr>
      <w:r w:rsidRPr="00F36913">
        <w:rPr>
          <w:sz w:val="22"/>
          <w:szCs w:val="22"/>
        </w:rPr>
        <w:t> </w:t>
      </w:r>
    </w:p>
    <w:p w14:paraId="433F5BD2" w14:textId="77777777" w:rsidR="005306C8" w:rsidRPr="005306C8" w:rsidRDefault="005306C8" w:rsidP="005306C8">
      <w:pPr>
        <w:pStyle w:val="ListParagraph"/>
        <w:numPr>
          <w:ilvl w:val="0"/>
          <w:numId w:val="1"/>
        </w:numPr>
        <w:rPr>
          <w:sz w:val="22"/>
          <w:szCs w:val="22"/>
        </w:rPr>
      </w:pPr>
      <w:r w:rsidRPr="00F36913">
        <w:rPr>
          <w:b/>
          <w:bCs/>
          <w:sz w:val="22"/>
          <w:szCs w:val="22"/>
        </w:rPr>
        <w:t>Objective</w:t>
      </w:r>
    </w:p>
    <w:p w14:paraId="3CE86022" w14:textId="0DAA17D4" w:rsidR="005306C8" w:rsidRPr="005306C8" w:rsidRDefault="005306C8" w:rsidP="005306C8">
      <w:pPr>
        <w:pStyle w:val="ListParagraph"/>
        <w:numPr>
          <w:ilvl w:val="1"/>
          <w:numId w:val="12"/>
        </w:numPr>
        <w:rPr>
          <w:sz w:val="22"/>
          <w:szCs w:val="22"/>
        </w:rPr>
      </w:pPr>
      <w:r w:rsidRPr="005306C8">
        <w:rPr>
          <w:sz w:val="22"/>
          <w:szCs w:val="22"/>
        </w:rPr>
        <w:t>To ensure accurate, complete, and compliant validation of SI Mandates at the source stage using ICR/OCR technology, thereby reducing errors and improving operational efficiency.</w:t>
      </w:r>
    </w:p>
    <w:p w14:paraId="39BCC5AE" w14:textId="77777777" w:rsidR="005306C8" w:rsidRPr="00F36913" w:rsidRDefault="005306C8" w:rsidP="005306C8">
      <w:pPr>
        <w:rPr>
          <w:sz w:val="22"/>
          <w:szCs w:val="22"/>
        </w:rPr>
      </w:pPr>
      <w:r w:rsidRPr="00F36913">
        <w:rPr>
          <w:sz w:val="22"/>
          <w:szCs w:val="22"/>
        </w:rPr>
        <w:t> </w:t>
      </w:r>
    </w:p>
    <w:p w14:paraId="67C286A3" w14:textId="77777777" w:rsidR="005306C8" w:rsidRPr="005306C8" w:rsidRDefault="005306C8" w:rsidP="005306C8">
      <w:pPr>
        <w:pStyle w:val="ListParagraph"/>
        <w:numPr>
          <w:ilvl w:val="0"/>
          <w:numId w:val="1"/>
        </w:numPr>
        <w:rPr>
          <w:sz w:val="22"/>
          <w:szCs w:val="22"/>
        </w:rPr>
      </w:pPr>
      <w:r w:rsidRPr="00F36913">
        <w:rPr>
          <w:b/>
          <w:bCs/>
          <w:sz w:val="22"/>
          <w:szCs w:val="22"/>
        </w:rPr>
        <w:t>Scope</w:t>
      </w:r>
    </w:p>
    <w:p w14:paraId="69E3AE9A" w14:textId="4EC07179" w:rsidR="005306C8" w:rsidDel="00F065D7" w:rsidRDefault="005306C8" w:rsidP="005306C8">
      <w:pPr>
        <w:pStyle w:val="ListParagraph"/>
        <w:numPr>
          <w:ilvl w:val="1"/>
          <w:numId w:val="13"/>
        </w:numPr>
        <w:rPr>
          <w:del w:id="0" w:author="Ravi Sharma" w:date="2026-09-16T09:05:00Z" w16du:dateUtc="2026-09-16T03:35:00Z"/>
          <w:sz w:val="22"/>
          <w:szCs w:val="22"/>
        </w:rPr>
      </w:pPr>
      <w:r w:rsidRPr="005306C8">
        <w:rPr>
          <w:sz w:val="22"/>
          <w:szCs w:val="22"/>
        </w:rPr>
        <w:t>This SOP applies to:</w:t>
      </w:r>
    </w:p>
    <w:p w14:paraId="5EAE4CB2" w14:textId="4D52C61D" w:rsidR="005306C8" w:rsidRPr="00F065D7" w:rsidDel="00F33721" w:rsidRDefault="00F065D7">
      <w:pPr>
        <w:pStyle w:val="ListParagraph"/>
        <w:numPr>
          <w:ilvl w:val="0"/>
          <w:numId w:val="13"/>
        </w:numPr>
        <w:rPr>
          <w:del w:id="1" w:author="Ravi Sharma" w:date="2026-09-16T09:05:00Z" w16du:dateUtc="2026-09-16T03:35:00Z"/>
          <w:sz w:val="22"/>
          <w:szCs w:val="22"/>
          <w:rPrChange w:id="2" w:author="Ravi Sharma" w:date="2026-09-16T09:05:00Z" w16du:dateUtc="2026-09-16T03:35:00Z">
            <w:rPr>
              <w:del w:id="3" w:author="Ravi Sharma" w:date="2026-09-16T09:05:00Z" w16du:dateUtc="2026-09-16T03:35:00Z"/>
            </w:rPr>
          </w:rPrChange>
        </w:rPr>
        <w:pPrChange w:id="4" w:author="Ravi Sharma" w:date="2026-09-16T09:05:00Z" w16du:dateUtc="2026-09-16T03:35:00Z">
          <w:pPr>
            <w:numPr>
              <w:numId w:val="3"/>
            </w:numPr>
            <w:tabs>
              <w:tab w:val="num" w:pos="720"/>
            </w:tabs>
            <w:ind w:left="720" w:hanging="360"/>
          </w:pPr>
        </w:pPrChange>
      </w:pPr>
      <w:ins w:id="5" w:author="Ravi Sharma" w:date="2026-09-16T09:05:00Z" w16du:dateUtc="2026-09-16T03:35:00Z">
        <w:r>
          <w:rPr>
            <w:sz w:val="20"/>
            <w:szCs w:val="20"/>
          </w:rPr>
          <w:t xml:space="preserve">3.1.1. </w:t>
        </w:r>
        <w:r w:rsidR="00F33721" w:rsidRPr="00F065D7">
          <w:rPr>
            <w:sz w:val="20"/>
            <w:szCs w:val="20"/>
            <w:rPrChange w:id="6" w:author="Ravi Sharma" w:date="2026-09-16T09:05:00Z" w16du:dateUtc="2026-09-16T03:35:00Z">
              <w:rPr/>
            </w:rPrChange>
          </w:rPr>
          <w:t>SI Mandate Forms received for processing may originate from digital or scanned channels. These forms can be either handwritten by the customer or pre-generated by the system, depending on the source and submission process.</w:t>
        </w:r>
      </w:ins>
      <w:del w:id="7" w:author="Ravi Sharma" w:date="2026-09-16T09:05:00Z" w16du:dateUtc="2026-09-16T03:35:00Z">
        <w:r w:rsidR="005306C8" w:rsidRPr="00F065D7" w:rsidDel="00F33721">
          <w:rPr>
            <w:sz w:val="20"/>
            <w:szCs w:val="20"/>
            <w:rPrChange w:id="8" w:author="Ravi Sharma" w:date="2026-09-16T09:05:00Z" w16du:dateUtc="2026-09-16T03:35:00Z">
              <w:rPr/>
            </w:rPrChange>
          </w:rPr>
          <w:delText>All SI Mandate forms are processed through digital or scanned channels</w:delText>
        </w:r>
      </w:del>
    </w:p>
    <w:p w14:paraId="5FC12114" w14:textId="77777777" w:rsidR="005306C8" w:rsidRPr="00F33721" w:rsidRDefault="005306C8" w:rsidP="005306C8">
      <w:pPr>
        <w:rPr>
          <w:sz w:val="20"/>
          <w:szCs w:val="20"/>
          <w:rPrChange w:id="9" w:author="Ravi Sharma" w:date="2026-09-16T09:05:00Z" w16du:dateUtc="2026-09-16T03:35:00Z">
            <w:rPr>
              <w:sz w:val="22"/>
              <w:szCs w:val="22"/>
            </w:rPr>
          </w:rPrChange>
        </w:rPr>
      </w:pPr>
      <w:r w:rsidRPr="00F33721">
        <w:rPr>
          <w:sz w:val="20"/>
          <w:szCs w:val="20"/>
          <w:rPrChange w:id="10" w:author="Ravi Sharma" w:date="2026-09-16T09:05:00Z" w16du:dateUtc="2026-09-16T03:35:00Z">
            <w:rPr>
              <w:sz w:val="22"/>
              <w:szCs w:val="22"/>
            </w:rPr>
          </w:rPrChange>
        </w:rPr>
        <w:t> </w:t>
      </w:r>
    </w:p>
    <w:p w14:paraId="0F1EE2FF" w14:textId="77777777" w:rsidR="005306C8" w:rsidRPr="00F36913" w:rsidRDefault="005306C8" w:rsidP="005306C8">
      <w:pPr>
        <w:pStyle w:val="ListParagraph"/>
        <w:numPr>
          <w:ilvl w:val="0"/>
          <w:numId w:val="1"/>
        </w:numPr>
        <w:rPr>
          <w:sz w:val="22"/>
          <w:szCs w:val="22"/>
        </w:rPr>
      </w:pPr>
      <w:r w:rsidRPr="00F36913">
        <w:rPr>
          <w:b/>
          <w:bCs/>
          <w:sz w:val="22"/>
          <w:szCs w:val="22"/>
        </w:rPr>
        <w:t>Process Overview</w:t>
      </w:r>
    </w:p>
    <w:p w14:paraId="2EF7053D" w14:textId="77777777" w:rsidR="005306C8" w:rsidRPr="00F36913" w:rsidRDefault="005306C8" w:rsidP="005306C8">
      <w:pPr>
        <w:pStyle w:val="ListParagraph"/>
        <w:numPr>
          <w:ilvl w:val="1"/>
          <w:numId w:val="10"/>
        </w:numPr>
        <w:rPr>
          <w:sz w:val="22"/>
          <w:szCs w:val="22"/>
        </w:rPr>
      </w:pPr>
      <w:r w:rsidRPr="00F36913">
        <w:rPr>
          <w:sz w:val="22"/>
          <w:szCs w:val="22"/>
        </w:rPr>
        <w:t>Document Upload / Capture</w:t>
      </w:r>
    </w:p>
    <w:p w14:paraId="5590BC44" w14:textId="77777777" w:rsidR="005306C8" w:rsidRPr="00F36913" w:rsidRDefault="005306C8" w:rsidP="005306C8">
      <w:pPr>
        <w:pStyle w:val="ListParagraph"/>
        <w:numPr>
          <w:ilvl w:val="1"/>
          <w:numId w:val="10"/>
        </w:numPr>
        <w:rPr>
          <w:sz w:val="22"/>
          <w:szCs w:val="22"/>
        </w:rPr>
      </w:pPr>
      <w:r w:rsidRPr="00F36913">
        <w:rPr>
          <w:sz w:val="22"/>
          <w:szCs w:val="22"/>
        </w:rPr>
        <w:t>ICR/OCR Data Extraction</w:t>
      </w:r>
    </w:p>
    <w:p w14:paraId="2C936501" w14:textId="77777777" w:rsidR="005306C8" w:rsidRPr="00F36913" w:rsidRDefault="005306C8" w:rsidP="005306C8">
      <w:pPr>
        <w:pStyle w:val="ListParagraph"/>
        <w:numPr>
          <w:ilvl w:val="1"/>
          <w:numId w:val="10"/>
        </w:numPr>
        <w:rPr>
          <w:sz w:val="22"/>
          <w:szCs w:val="22"/>
        </w:rPr>
      </w:pPr>
      <w:r w:rsidRPr="00F36913">
        <w:rPr>
          <w:sz w:val="22"/>
          <w:szCs w:val="22"/>
        </w:rPr>
        <w:t>Automated Validation Check</w:t>
      </w:r>
    </w:p>
    <w:p w14:paraId="2D96AB36" w14:textId="77777777" w:rsidR="005306C8" w:rsidRPr="00F36913" w:rsidRDefault="005306C8" w:rsidP="005306C8">
      <w:pPr>
        <w:pStyle w:val="ListParagraph"/>
        <w:numPr>
          <w:ilvl w:val="1"/>
          <w:numId w:val="10"/>
        </w:numPr>
        <w:rPr>
          <w:sz w:val="22"/>
          <w:szCs w:val="22"/>
        </w:rPr>
      </w:pPr>
      <w:r w:rsidRPr="00F36913">
        <w:rPr>
          <w:sz w:val="22"/>
          <w:szCs w:val="22"/>
        </w:rPr>
        <w:t>Exception Handling</w:t>
      </w:r>
    </w:p>
    <w:p w14:paraId="0832F3EA" w14:textId="77777777" w:rsidR="005306C8" w:rsidRPr="00F36913" w:rsidRDefault="005306C8" w:rsidP="005306C8">
      <w:pPr>
        <w:rPr>
          <w:sz w:val="22"/>
          <w:szCs w:val="22"/>
        </w:rPr>
      </w:pPr>
      <w:r w:rsidRPr="00F36913">
        <w:rPr>
          <w:sz w:val="22"/>
          <w:szCs w:val="22"/>
        </w:rPr>
        <w:lastRenderedPageBreak/>
        <w:t> </w:t>
      </w:r>
    </w:p>
    <w:p w14:paraId="25C3FB73" w14:textId="77777777" w:rsidR="005306C8" w:rsidRPr="00F36913" w:rsidRDefault="005306C8" w:rsidP="005306C8">
      <w:pPr>
        <w:pStyle w:val="ListParagraph"/>
        <w:numPr>
          <w:ilvl w:val="0"/>
          <w:numId w:val="1"/>
        </w:numPr>
        <w:rPr>
          <w:sz w:val="22"/>
          <w:szCs w:val="22"/>
        </w:rPr>
      </w:pPr>
      <w:r w:rsidRPr="00F36913">
        <w:rPr>
          <w:b/>
          <w:bCs/>
          <w:sz w:val="22"/>
          <w:szCs w:val="22"/>
        </w:rPr>
        <w:t>Key Checkpoints for SI Mandate Validation</w:t>
      </w:r>
    </w:p>
    <w:p w14:paraId="6A924164" w14:textId="77777777" w:rsidR="005306C8" w:rsidRPr="00F36913" w:rsidRDefault="005306C8" w:rsidP="005306C8">
      <w:pPr>
        <w:pStyle w:val="ListParagraph"/>
        <w:numPr>
          <w:ilvl w:val="1"/>
          <w:numId w:val="11"/>
        </w:numPr>
        <w:rPr>
          <w:sz w:val="22"/>
          <w:szCs w:val="22"/>
        </w:rPr>
      </w:pPr>
      <w:r w:rsidRPr="00F36913">
        <w:rPr>
          <w:b/>
          <w:bCs/>
          <w:sz w:val="22"/>
          <w:szCs w:val="22"/>
        </w:rPr>
        <w:t>Requirement 1: Document Quality Check and Si mandate Validation</w:t>
      </w:r>
    </w:p>
    <w:p w14:paraId="07E398A3" w14:textId="77777777" w:rsidR="005306C8" w:rsidRPr="00F36913" w:rsidRDefault="005306C8" w:rsidP="005306C8">
      <w:pPr>
        <w:numPr>
          <w:ilvl w:val="0"/>
          <w:numId w:val="4"/>
        </w:numPr>
        <w:spacing w:before="100" w:beforeAutospacing="1" w:after="100" w:afterAutospacing="1" w:line="300" w:lineRule="atLeast"/>
        <w:rPr>
          <w:rFonts w:ascii="Segoe UI" w:eastAsia="Times New Roman" w:hAnsi="Segoe UI" w:cs="Segoe UI"/>
          <w:kern w:val="0"/>
          <w:sz w:val="20"/>
          <w:szCs w:val="20"/>
          <w14:ligatures w14:val="none"/>
        </w:rPr>
      </w:pPr>
      <w:r w:rsidRPr="00F36913">
        <w:rPr>
          <w:rFonts w:ascii="Segoe UI" w:eastAsia="Times New Roman" w:hAnsi="Segoe UI" w:cs="Segoe UI"/>
          <w:kern w:val="0"/>
          <w:sz w:val="20"/>
          <w:szCs w:val="20"/>
          <w14:ligatures w14:val="none"/>
        </w:rPr>
        <w:t>Ensure the uploaded document is clear, legible, and complete and below fields should be mentioned in the SI Mandate Form, all fileds should match with the Proposal form as per other than Canara &amp; Defence channel.</w:t>
      </w:r>
    </w:p>
    <w:p w14:paraId="416349A1" w14:textId="77777777" w:rsidR="005306C8" w:rsidRPr="00F36913" w:rsidRDefault="005306C8" w:rsidP="005306C8">
      <w:pPr>
        <w:numPr>
          <w:ilvl w:val="0"/>
          <w:numId w:val="4"/>
        </w:numPr>
        <w:spacing w:before="100" w:beforeAutospacing="1" w:after="100" w:afterAutospacing="1" w:line="300" w:lineRule="atLeast"/>
        <w:rPr>
          <w:rFonts w:ascii="Segoe UI" w:eastAsia="Times New Roman" w:hAnsi="Segoe UI" w:cs="Segoe UI"/>
          <w:kern w:val="0"/>
          <w:sz w:val="20"/>
          <w:szCs w:val="20"/>
          <w14:ligatures w14:val="none"/>
        </w:rPr>
      </w:pPr>
      <w:r w:rsidRPr="00F36913">
        <w:rPr>
          <w:rFonts w:ascii="Segoe UI" w:eastAsia="Times New Roman" w:hAnsi="Segoe UI" w:cs="Segoe UI"/>
          <w:kern w:val="0"/>
          <w:sz w:val="20"/>
          <w:szCs w:val="20"/>
          <w14:ligatures w14:val="none"/>
        </w:rPr>
        <w:t>Below are the validations that the system will perform as per the attached sheet.</w:t>
      </w:r>
    </w:p>
    <w:p w14:paraId="190C89F8" w14:textId="49170073" w:rsidR="005306C8" w:rsidRPr="00F36913" w:rsidRDefault="005306C8" w:rsidP="005306C8">
      <w:pPr>
        <w:rPr>
          <w:sz w:val="22"/>
          <w:szCs w:val="22"/>
        </w:rPr>
      </w:pPr>
      <w:r w:rsidRPr="00F36913">
        <w:rPr>
          <w:sz w:val="22"/>
          <w:szCs w:val="22"/>
        </w:rPr>
        <w:t> </w:t>
      </w:r>
      <w:bookmarkStart w:id="11" w:name="_MON_1850376113"/>
      <w:bookmarkEnd w:id="11"/>
      <w:r w:rsidR="00384222">
        <w:rPr>
          <w:sz w:val="22"/>
          <w:szCs w:val="22"/>
        </w:rPr>
        <w:object w:dxaOrig="1376" w:dyaOrig="899" w14:anchorId="755431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85pt;height:44.45pt" o:ole="">
            <v:imagedata r:id="rId7" o:title=""/>
          </v:shape>
          <o:OLEObject Type="Embed" ProgID="Excel.Sheet.12" ShapeID="_x0000_i1025" DrawAspect="Icon" ObjectID="_1851076281" r:id="rId8"/>
        </w:object>
      </w:r>
    </w:p>
    <w:p w14:paraId="6FD5055F" w14:textId="77777777" w:rsidR="005306C8" w:rsidRPr="005306C8" w:rsidRDefault="005306C8" w:rsidP="005306C8">
      <w:pPr>
        <w:pStyle w:val="ListParagraph"/>
        <w:numPr>
          <w:ilvl w:val="1"/>
          <w:numId w:val="11"/>
        </w:numPr>
        <w:rPr>
          <w:sz w:val="22"/>
          <w:szCs w:val="22"/>
        </w:rPr>
      </w:pPr>
      <w:r w:rsidRPr="00F36913">
        <w:rPr>
          <w:b/>
          <w:bCs/>
          <w:sz w:val="22"/>
          <w:szCs w:val="22"/>
        </w:rPr>
        <w:t>Requirement 2: SI Mandate Integration with Insta Issuance</w:t>
      </w:r>
    </w:p>
    <w:p w14:paraId="0960464E" w14:textId="390E2CAF" w:rsidR="005306C8" w:rsidRPr="005306C8" w:rsidRDefault="005306C8" w:rsidP="005306C8">
      <w:pPr>
        <w:pStyle w:val="ListParagraph"/>
        <w:numPr>
          <w:ilvl w:val="2"/>
          <w:numId w:val="11"/>
        </w:numPr>
        <w:rPr>
          <w:sz w:val="22"/>
          <w:szCs w:val="22"/>
        </w:rPr>
      </w:pPr>
      <w:r w:rsidRPr="005306C8">
        <w:rPr>
          <w:sz w:val="22"/>
          <w:szCs w:val="22"/>
        </w:rPr>
        <w:t>The Insure system must integrate SI mandate functionality into the Insta Issuance process, in addition to the existing eNACH functionality.</w:t>
      </w:r>
    </w:p>
    <w:p w14:paraId="4D75D508" w14:textId="77777777" w:rsidR="005306C8" w:rsidRPr="005306C8" w:rsidRDefault="005306C8" w:rsidP="005306C8">
      <w:pPr>
        <w:pStyle w:val="ListParagraph"/>
        <w:numPr>
          <w:ilvl w:val="2"/>
          <w:numId w:val="11"/>
        </w:numPr>
        <w:rPr>
          <w:sz w:val="22"/>
          <w:szCs w:val="22"/>
        </w:rPr>
      </w:pPr>
      <w:r w:rsidRPr="005306C8">
        <w:rPr>
          <w:sz w:val="22"/>
          <w:szCs w:val="22"/>
        </w:rPr>
        <w:t>After implementation, Insta Issuance should be triggered using either:</w:t>
      </w:r>
    </w:p>
    <w:p w14:paraId="3C7A84AD" w14:textId="77777777" w:rsidR="005306C8" w:rsidRPr="005306C8" w:rsidRDefault="005306C8" w:rsidP="005306C8">
      <w:pPr>
        <w:numPr>
          <w:ilvl w:val="0"/>
          <w:numId w:val="5"/>
        </w:numPr>
        <w:rPr>
          <w:sz w:val="22"/>
          <w:szCs w:val="22"/>
        </w:rPr>
      </w:pPr>
      <w:r w:rsidRPr="005306C8">
        <w:rPr>
          <w:sz w:val="22"/>
          <w:szCs w:val="22"/>
        </w:rPr>
        <w:t>SI mandate, or</w:t>
      </w:r>
    </w:p>
    <w:p w14:paraId="712441CF" w14:textId="77777777" w:rsidR="005306C8" w:rsidRDefault="005306C8" w:rsidP="005306C8">
      <w:pPr>
        <w:numPr>
          <w:ilvl w:val="0"/>
          <w:numId w:val="5"/>
        </w:numPr>
        <w:rPr>
          <w:ins w:id="12" w:author="Ravi Sharma" w:date="2026-09-09T16:47:00Z" w16du:dateUtc="2026-09-09T11:17:00Z"/>
          <w:sz w:val="22"/>
          <w:szCs w:val="22"/>
        </w:rPr>
      </w:pPr>
      <w:r w:rsidRPr="005306C8">
        <w:rPr>
          <w:sz w:val="22"/>
          <w:szCs w:val="22"/>
        </w:rPr>
        <w:t>eNACH</w:t>
      </w:r>
      <w:r>
        <w:rPr>
          <w:sz w:val="22"/>
          <w:szCs w:val="22"/>
        </w:rPr>
        <w:t xml:space="preserve"> </w:t>
      </w:r>
    </w:p>
    <w:p w14:paraId="76B5E25F" w14:textId="12964B03" w:rsidR="0065208B" w:rsidRDefault="0065208B" w:rsidP="005306C8">
      <w:pPr>
        <w:numPr>
          <w:ilvl w:val="0"/>
          <w:numId w:val="5"/>
        </w:numPr>
        <w:rPr>
          <w:sz w:val="22"/>
          <w:szCs w:val="22"/>
        </w:rPr>
      </w:pPr>
      <w:ins w:id="13" w:author="Ravi Sharma" w:date="2026-09-09T16:47:00Z" w16du:dateUtc="2026-09-09T11:17:00Z">
        <w:r>
          <w:rPr>
            <w:sz w:val="22"/>
            <w:szCs w:val="22"/>
          </w:rPr>
          <w:t>if the all details matched with as per above, then insta issuance will be Yes</w:t>
        </w:r>
      </w:ins>
    </w:p>
    <w:p w14:paraId="03F37662" w14:textId="129249FC" w:rsidR="005306C8" w:rsidRPr="005306C8" w:rsidRDefault="005306C8" w:rsidP="005306C8">
      <w:pPr>
        <w:pStyle w:val="ListParagraph"/>
        <w:numPr>
          <w:ilvl w:val="2"/>
          <w:numId w:val="11"/>
        </w:numPr>
        <w:rPr>
          <w:sz w:val="22"/>
          <w:szCs w:val="22"/>
        </w:rPr>
      </w:pPr>
      <w:r w:rsidRPr="005306C8">
        <w:rPr>
          <w:sz w:val="22"/>
          <w:szCs w:val="22"/>
        </w:rPr>
        <w:t xml:space="preserve">In case image is not clear then the system shows the Error, please upload the Clear image, in case </w:t>
      </w:r>
      <w:del w:id="14" w:author="Ravi Sharma" w:date="2026-09-09T16:51:00Z" w16du:dateUtc="2026-09-09T11:21:00Z">
        <w:r w:rsidRPr="005306C8" w:rsidDel="0065208B">
          <w:rPr>
            <w:sz w:val="22"/>
            <w:szCs w:val="22"/>
          </w:rPr>
          <w:delText xml:space="preserve">user </w:delText>
        </w:r>
      </w:del>
      <w:ins w:id="15" w:author="Ravi Sharma" w:date="2026-09-09T16:51:00Z" w16du:dateUtc="2026-09-09T11:21:00Z">
        <w:r w:rsidR="0065208B">
          <w:rPr>
            <w:sz w:val="22"/>
            <w:szCs w:val="22"/>
          </w:rPr>
          <w:t xml:space="preserve">validation </w:t>
        </w:r>
      </w:ins>
      <w:r w:rsidRPr="005306C8">
        <w:rPr>
          <w:sz w:val="22"/>
          <w:szCs w:val="22"/>
        </w:rPr>
        <w:t>fail</w:t>
      </w:r>
      <w:ins w:id="16" w:author="Ravi Sharma" w:date="2026-09-09T16:51:00Z" w16du:dateUtc="2026-09-09T11:21:00Z">
        <w:r w:rsidR="0065208B">
          <w:rPr>
            <w:sz w:val="22"/>
            <w:szCs w:val="22"/>
          </w:rPr>
          <w:t>ed</w:t>
        </w:r>
      </w:ins>
      <w:del w:id="17" w:author="Ravi Sharma" w:date="2026-09-09T16:51:00Z" w16du:dateUtc="2026-09-09T11:21:00Z">
        <w:r w:rsidRPr="005306C8" w:rsidDel="0065208B">
          <w:rPr>
            <w:sz w:val="22"/>
            <w:szCs w:val="22"/>
          </w:rPr>
          <w:delText>s</w:delText>
        </w:r>
      </w:del>
      <w:r w:rsidRPr="005306C8">
        <w:rPr>
          <w:sz w:val="22"/>
          <w:szCs w:val="22"/>
        </w:rPr>
        <w:t xml:space="preserve"> </w:t>
      </w:r>
      <w:del w:id="18" w:author="Ravi Sharma" w:date="2026-09-09T16:51:00Z" w16du:dateUtc="2026-09-09T11:21:00Z">
        <w:r w:rsidRPr="005306C8" w:rsidDel="0065208B">
          <w:rPr>
            <w:sz w:val="22"/>
            <w:szCs w:val="22"/>
          </w:rPr>
          <w:delText>to upload</w:delText>
        </w:r>
      </w:del>
      <w:r w:rsidRPr="005306C8">
        <w:rPr>
          <w:sz w:val="22"/>
          <w:szCs w:val="22"/>
        </w:rPr>
        <w:t xml:space="preserve"> 3 times then Si Mandate form filling will be </w:t>
      </w:r>
      <w:ins w:id="19" w:author="Ravi Sharma" w:date="2026-09-09T16:52:00Z" w16du:dateUtc="2026-09-09T11:22:00Z">
        <w:r w:rsidR="0065208B">
          <w:rPr>
            <w:sz w:val="22"/>
            <w:szCs w:val="22"/>
          </w:rPr>
          <w:t xml:space="preserve">validation </w:t>
        </w:r>
      </w:ins>
      <w:r w:rsidRPr="005306C8">
        <w:rPr>
          <w:sz w:val="22"/>
          <w:szCs w:val="22"/>
        </w:rPr>
        <w:t>failed and user will upload the form &amp; complete the journey and Unified will raise the PFR as per exiting process</w:t>
      </w:r>
    </w:p>
    <w:p w14:paraId="2E112F8C" w14:textId="70E2F7E0" w:rsidR="005306C8" w:rsidRDefault="005306C8" w:rsidP="005306C8">
      <w:pPr>
        <w:pStyle w:val="ListParagraph"/>
        <w:numPr>
          <w:ilvl w:val="2"/>
          <w:numId w:val="11"/>
        </w:numPr>
        <w:rPr>
          <w:sz w:val="22"/>
          <w:szCs w:val="22"/>
        </w:rPr>
      </w:pPr>
      <w:r w:rsidRPr="00F36913">
        <w:rPr>
          <w:sz w:val="22"/>
          <w:szCs w:val="22"/>
        </w:rPr>
        <w:t>In case user uploads image, which does not pertain to SI mandate form, then journey will not move ahead without upload of Actual SI Mandate form. Eg. Blank, documents other than SI mandate form etc</w:t>
      </w:r>
      <w:ins w:id="20" w:author="Ravi Sharma" w:date="2026-09-09T16:53:00Z" w16du:dateUtc="2026-09-09T11:23:00Z">
        <w:r w:rsidR="0065208B">
          <w:rPr>
            <w:sz w:val="22"/>
            <w:szCs w:val="22"/>
          </w:rPr>
          <w:t xml:space="preserve"> </w:t>
        </w:r>
      </w:ins>
      <w:ins w:id="21" w:author="Ravi Sharma" w:date="2026-09-09T16:56:00Z" w16du:dateUtc="2026-09-09T11:26:00Z">
        <w:r w:rsidR="0065208B">
          <w:rPr>
            <w:sz w:val="22"/>
            <w:szCs w:val="22"/>
          </w:rPr>
          <w:t xml:space="preserve">and case movement will be </w:t>
        </w:r>
      </w:ins>
      <w:ins w:id="22" w:author="Ravi Sharma" w:date="2026-09-09T16:53:00Z" w16du:dateUtc="2026-09-09T11:23:00Z">
        <w:r w:rsidR="0065208B">
          <w:rPr>
            <w:sz w:val="22"/>
            <w:szCs w:val="22"/>
          </w:rPr>
          <w:t>as per existing.</w:t>
        </w:r>
      </w:ins>
    </w:p>
    <w:p w14:paraId="4AF192AE" w14:textId="5696EA9E" w:rsidR="00364DBD" w:rsidRPr="00364DBD" w:rsidRDefault="00364DBD" w:rsidP="00364DBD">
      <w:pPr>
        <w:pStyle w:val="ListParagraph"/>
        <w:numPr>
          <w:ilvl w:val="2"/>
          <w:numId w:val="11"/>
        </w:numPr>
        <w:rPr>
          <w:sz w:val="22"/>
          <w:szCs w:val="22"/>
        </w:rPr>
      </w:pPr>
      <w:r w:rsidRPr="00364DBD">
        <w:rPr>
          <w:sz w:val="22"/>
          <w:szCs w:val="22"/>
        </w:rPr>
        <w:t xml:space="preserve">No Fuzzy logic is required to match the account holder’s name, this should be 100% match </w:t>
      </w:r>
    </w:p>
    <w:p w14:paraId="63FB9F29" w14:textId="5496AB5A" w:rsidR="005306C8" w:rsidDel="003029B7" w:rsidRDefault="005306C8" w:rsidP="00364DBD">
      <w:pPr>
        <w:rPr>
          <w:del w:id="23" w:author="Ravi Sharma" w:date="2026-09-08T18:23:00Z" w16du:dateUtc="2026-09-08T12:53:00Z"/>
          <w:sz w:val="22"/>
          <w:szCs w:val="22"/>
        </w:rPr>
      </w:pPr>
      <w:del w:id="24" w:author="Ravi Sharma" w:date="2026-09-08T18:23:00Z" w16du:dateUtc="2026-09-08T12:53:00Z">
        <w:r w:rsidRPr="00F36913" w:rsidDel="003029B7">
          <w:rPr>
            <w:sz w:val="22"/>
            <w:szCs w:val="22"/>
          </w:rPr>
          <w:delText> </w:delText>
        </w:r>
        <w:r w:rsidRPr="005306C8" w:rsidDel="003029B7">
          <w:rPr>
            <w:b/>
            <w:bCs/>
            <w:sz w:val="22"/>
            <w:szCs w:val="22"/>
          </w:rPr>
          <w:delText>Requirement 3</w:delText>
        </w:r>
        <w:r w:rsidRPr="00F36913" w:rsidDel="003029B7">
          <w:rPr>
            <w:sz w:val="22"/>
            <w:szCs w:val="22"/>
          </w:rPr>
          <w:delText>: Currently, no flag is passing once the penny drop is done in inSURE, Requirement is to pass the Penny drop flag to Unified.</w:delText>
        </w:r>
      </w:del>
    </w:p>
    <w:p w14:paraId="437247AB" w14:textId="11F4DDD6" w:rsidR="003029B7" w:rsidRPr="00E70AF5" w:rsidRDefault="003029B7" w:rsidP="003029B7">
      <w:pPr>
        <w:pStyle w:val="ListParagraph"/>
        <w:numPr>
          <w:ilvl w:val="2"/>
          <w:numId w:val="11"/>
        </w:numPr>
        <w:rPr>
          <w:ins w:id="25" w:author="Ravi Sharma" w:date="2026-09-08T18:25:00Z" w16du:dateUtc="2026-09-08T12:55:00Z"/>
          <w:sz w:val="22"/>
          <w:szCs w:val="22"/>
        </w:rPr>
      </w:pPr>
      <w:ins w:id="26" w:author="Ravi Sharma" w:date="2026-09-08T18:25:00Z">
        <w:r w:rsidRPr="00E70AF5">
          <w:rPr>
            <w:sz w:val="22"/>
            <w:szCs w:val="22"/>
          </w:rPr>
          <w:t xml:space="preserve">the Sales team should be provided with a maximum of </w:t>
        </w:r>
      </w:ins>
      <w:ins w:id="27" w:author="Ravi Sharma" w:date="2026-09-16T14:11:00Z" w16du:dateUtc="2026-09-16T08:41:00Z">
        <w:r w:rsidR="00E26920" w:rsidRPr="00E70AF5">
          <w:rPr>
            <w:sz w:val="22"/>
            <w:szCs w:val="22"/>
            <w:rPrChange w:id="28" w:author="Ravi Sharma" w:date="2026-09-16T14:12:00Z" w16du:dateUtc="2026-09-16T08:42:00Z">
              <w:rPr>
                <w:b/>
                <w:bCs/>
                <w:sz w:val="22"/>
                <w:szCs w:val="22"/>
              </w:rPr>
            </w:rPrChange>
          </w:rPr>
          <w:t>3</w:t>
        </w:r>
      </w:ins>
      <w:ins w:id="29" w:author="Ravi Sharma" w:date="2026-09-08T18:25:00Z">
        <w:r w:rsidRPr="00E70AF5">
          <w:rPr>
            <w:sz w:val="22"/>
            <w:szCs w:val="22"/>
            <w:rPrChange w:id="30" w:author="Ravi Sharma" w:date="2026-09-16T14:12:00Z" w16du:dateUtc="2026-09-16T08:42:00Z">
              <w:rPr>
                <w:b/>
                <w:bCs/>
                <w:sz w:val="22"/>
                <w:szCs w:val="22"/>
              </w:rPr>
            </w:rPrChange>
          </w:rPr>
          <w:t xml:space="preserve"> correction attempts</w:t>
        </w:r>
        <w:r w:rsidRPr="00E70AF5">
          <w:rPr>
            <w:sz w:val="22"/>
            <w:szCs w:val="22"/>
          </w:rPr>
          <w:t xml:space="preserve"> for rectifying the required details. If the discrepancies are not resolved within these </w:t>
        </w:r>
      </w:ins>
      <w:ins w:id="31" w:author="Ravi Sharma" w:date="2026-09-16T14:11:00Z" w16du:dateUtc="2026-09-16T08:41:00Z">
        <w:r w:rsidR="00E26920" w:rsidRPr="00E70AF5">
          <w:rPr>
            <w:sz w:val="22"/>
            <w:szCs w:val="22"/>
          </w:rPr>
          <w:t>3</w:t>
        </w:r>
      </w:ins>
      <w:ins w:id="32" w:author="Ravi Sharma" w:date="2026-09-08T18:25:00Z">
        <w:r w:rsidRPr="00E70AF5">
          <w:rPr>
            <w:sz w:val="22"/>
            <w:szCs w:val="22"/>
          </w:rPr>
          <w:t xml:space="preserve"> attempts, the case should be </w:t>
        </w:r>
        <w:r w:rsidRPr="00E70AF5">
          <w:rPr>
            <w:sz w:val="22"/>
            <w:szCs w:val="22"/>
            <w:rPrChange w:id="33" w:author="Ravi Sharma" w:date="2026-09-16T14:12:00Z" w16du:dateUtc="2026-09-16T08:42:00Z">
              <w:rPr>
                <w:b/>
                <w:bCs/>
                <w:sz w:val="22"/>
                <w:szCs w:val="22"/>
              </w:rPr>
            </w:rPrChange>
          </w:rPr>
          <w:t>automatically submitted on the third attempt</w:t>
        </w:r>
        <w:r w:rsidRPr="00E70AF5">
          <w:rPr>
            <w:sz w:val="22"/>
            <w:szCs w:val="22"/>
          </w:rPr>
          <w:t xml:space="preserve"> with an </w:t>
        </w:r>
        <w:r w:rsidRPr="00E70AF5">
          <w:rPr>
            <w:sz w:val="22"/>
            <w:szCs w:val="22"/>
            <w:rPrChange w:id="34" w:author="Ravi Sharma" w:date="2026-09-16T14:12:00Z" w16du:dateUtc="2026-09-16T08:42:00Z">
              <w:rPr>
                <w:b/>
                <w:bCs/>
                <w:sz w:val="22"/>
                <w:szCs w:val="22"/>
              </w:rPr>
            </w:rPrChange>
          </w:rPr>
          <w:t xml:space="preserve">"Insta-Issuance </w:t>
        </w:r>
      </w:ins>
      <w:ins w:id="35" w:author="Ravi Sharma" w:date="2026-09-16T14:11:00Z" w16du:dateUtc="2026-09-16T08:41:00Z">
        <w:r w:rsidR="00E26920" w:rsidRPr="00E70AF5">
          <w:rPr>
            <w:sz w:val="22"/>
            <w:szCs w:val="22"/>
            <w:rPrChange w:id="36" w:author="Ravi Sharma" w:date="2026-09-16T14:12:00Z" w16du:dateUtc="2026-09-16T08:42:00Z">
              <w:rPr>
                <w:b/>
                <w:bCs/>
                <w:sz w:val="22"/>
                <w:szCs w:val="22"/>
              </w:rPr>
            </w:rPrChange>
          </w:rPr>
          <w:t>“N</w:t>
        </w:r>
      </w:ins>
      <w:ins w:id="37" w:author="Ravi Sharma" w:date="2026-09-08T18:25:00Z">
        <w:r w:rsidRPr="00E70AF5">
          <w:rPr>
            <w:sz w:val="22"/>
            <w:szCs w:val="22"/>
            <w:rPrChange w:id="38" w:author="Ravi Sharma" w:date="2026-09-16T14:12:00Z" w16du:dateUtc="2026-09-16T08:42:00Z">
              <w:rPr>
                <w:b/>
                <w:bCs/>
                <w:sz w:val="22"/>
                <w:szCs w:val="22"/>
              </w:rPr>
            </w:rPrChange>
          </w:rPr>
          <w:t>" flag</w:t>
        </w:r>
        <w:r w:rsidRPr="00E70AF5">
          <w:rPr>
            <w:sz w:val="22"/>
            <w:szCs w:val="22"/>
          </w:rPr>
          <w:t xml:space="preserve"> for further processing and audit tracking.</w:t>
        </w:r>
      </w:ins>
    </w:p>
    <w:p w14:paraId="2F54F359" w14:textId="75FE0796" w:rsidR="003029B7" w:rsidRPr="003029B7" w:rsidRDefault="003029B7">
      <w:pPr>
        <w:pStyle w:val="ListParagraph"/>
        <w:numPr>
          <w:ilvl w:val="2"/>
          <w:numId w:val="11"/>
        </w:numPr>
        <w:rPr>
          <w:ins w:id="39" w:author="Ravi Sharma" w:date="2026-09-08T18:25:00Z"/>
          <w:sz w:val="22"/>
          <w:szCs w:val="22"/>
          <w:rPrChange w:id="40" w:author="Ravi Sharma" w:date="2026-09-08T18:25:00Z" w16du:dateUtc="2026-09-08T12:55:00Z">
            <w:rPr>
              <w:ins w:id="41" w:author="Ravi Sharma" w:date="2026-09-08T18:25:00Z"/>
            </w:rPr>
          </w:rPrChange>
        </w:rPr>
        <w:pPrChange w:id="42" w:author="Ravi Sharma" w:date="2026-09-08T18:25:00Z" w16du:dateUtc="2026-09-08T12:55:00Z">
          <w:pPr/>
        </w:pPrChange>
      </w:pPr>
      <w:ins w:id="43" w:author="Ravi Sharma" w:date="2026-09-08T18:25:00Z" w16du:dateUtc="2026-09-08T12:55:00Z">
        <w:r>
          <w:rPr>
            <w:sz w:val="22"/>
            <w:szCs w:val="22"/>
          </w:rPr>
          <w:t xml:space="preserve">Below are the </w:t>
        </w:r>
      </w:ins>
      <w:ins w:id="44" w:author="Ravi Sharma" w:date="2026-09-08T18:25:00Z">
        <w:r w:rsidRPr="003029B7">
          <w:rPr>
            <w:sz w:val="22"/>
            <w:szCs w:val="22"/>
            <w:rPrChange w:id="45" w:author="Ravi Sharma" w:date="2026-09-08T18:25:00Z" w16du:dateUtc="2026-09-08T12:55:00Z">
              <w:rPr/>
            </w:rPrChange>
          </w:rPr>
          <w:t>Examples</w:t>
        </w:r>
      </w:ins>
    </w:p>
    <w:p w14:paraId="690863FD" w14:textId="77777777" w:rsidR="003029B7" w:rsidRPr="003029B7" w:rsidRDefault="003029B7" w:rsidP="003029B7">
      <w:pPr>
        <w:rPr>
          <w:ins w:id="46" w:author="Ravi Sharma" w:date="2026-09-08T18:25:00Z"/>
          <w:sz w:val="22"/>
          <w:szCs w:val="22"/>
        </w:rPr>
      </w:pPr>
      <w:ins w:id="47" w:author="Ravi Sharma" w:date="2026-09-08T18:25:00Z">
        <w:r w:rsidRPr="003029B7">
          <w:rPr>
            <w:b/>
            <w:bCs/>
            <w:sz w:val="22"/>
            <w:szCs w:val="22"/>
          </w:rPr>
          <w:lastRenderedPageBreak/>
          <w:t>Example 1: Name Mismatch</w:t>
        </w:r>
      </w:ins>
    </w:p>
    <w:p w14:paraId="01F0C5C5" w14:textId="77777777" w:rsidR="003029B7" w:rsidRPr="003029B7" w:rsidRDefault="003029B7" w:rsidP="003029B7">
      <w:pPr>
        <w:numPr>
          <w:ilvl w:val="0"/>
          <w:numId w:val="17"/>
        </w:numPr>
        <w:rPr>
          <w:ins w:id="48" w:author="Ravi Sharma" w:date="2026-09-08T18:25:00Z"/>
          <w:sz w:val="22"/>
          <w:szCs w:val="22"/>
        </w:rPr>
      </w:pPr>
      <w:ins w:id="49" w:author="Ravi Sharma" w:date="2026-09-08T18:25:00Z">
        <w:r w:rsidRPr="003029B7">
          <w:rPr>
            <w:b/>
            <w:bCs/>
            <w:sz w:val="22"/>
            <w:szCs w:val="22"/>
          </w:rPr>
          <w:t>Attempt 1:</w:t>
        </w:r>
        <w:r w:rsidRPr="003029B7">
          <w:rPr>
            <w:sz w:val="22"/>
            <w:szCs w:val="22"/>
          </w:rPr>
          <w:t xml:space="preserve"> Customer name mismatch identified between Proposal Form and SI Form. Sales corrects the details.</w:t>
        </w:r>
      </w:ins>
    </w:p>
    <w:p w14:paraId="0CDFB66A" w14:textId="77777777" w:rsidR="003029B7" w:rsidRPr="003029B7" w:rsidRDefault="003029B7" w:rsidP="003029B7">
      <w:pPr>
        <w:numPr>
          <w:ilvl w:val="0"/>
          <w:numId w:val="17"/>
        </w:numPr>
        <w:rPr>
          <w:ins w:id="50" w:author="Ravi Sharma" w:date="2026-09-08T18:25:00Z"/>
          <w:sz w:val="22"/>
          <w:szCs w:val="22"/>
        </w:rPr>
      </w:pPr>
      <w:ins w:id="51" w:author="Ravi Sharma" w:date="2026-09-08T18:25:00Z">
        <w:r w:rsidRPr="003029B7">
          <w:rPr>
            <w:b/>
            <w:bCs/>
            <w:sz w:val="22"/>
            <w:szCs w:val="22"/>
          </w:rPr>
          <w:t>Attempt 2:</w:t>
        </w:r>
        <w:r w:rsidRPr="003029B7">
          <w:rPr>
            <w:sz w:val="22"/>
            <w:szCs w:val="22"/>
          </w:rPr>
          <w:t xml:space="preserve"> Another mismatch remains in the father's name field. Sales updates the information again.</w:t>
        </w:r>
      </w:ins>
    </w:p>
    <w:p w14:paraId="7D65BB8D" w14:textId="77777777" w:rsidR="003029B7" w:rsidRPr="003029B7" w:rsidRDefault="003029B7" w:rsidP="003029B7">
      <w:pPr>
        <w:numPr>
          <w:ilvl w:val="0"/>
          <w:numId w:val="17"/>
        </w:numPr>
        <w:rPr>
          <w:ins w:id="52" w:author="Ravi Sharma" w:date="2026-09-08T18:25:00Z"/>
          <w:sz w:val="22"/>
          <w:szCs w:val="22"/>
        </w:rPr>
      </w:pPr>
      <w:ins w:id="53" w:author="Ravi Sharma" w:date="2026-09-08T18:25:00Z">
        <w:r w:rsidRPr="003029B7">
          <w:rPr>
            <w:b/>
            <w:bCs/>
            <w:sz w:val="22"/>
            <w:szCs w:val="22"/>
          </w:rPr>
          <w:t>Attempt 3:</w:t>
        </w:r>
        <w:r w:rsidRPr="003029B7">
          <w:rPr>
            <w:sz w:val="22"/>
            <w:szCs w:val="22"/>
          </w:rPr>
          <w:t xml:space="preserve"> If any mismatch still exists, the application is automatically submitted with an </w:t>
        </w:r>
        <w:r w:rsidRPr="003029B7">
          <w:rPr>
            <w:b/>
            <w:bCs/>
            <w:sz w:val="22"/>
            <w:szCs w:val="22"/>
          </w:rPr>
          <w:t>Insta-Issuance Exception</w:t>
        </w:r>
        <w:r w:rsidRPr="003029B7">
          <w:rPr>
            <w:sz w:val="22"/>
            <w:szCs w:val="22"/>
          </w:rPr>
          <w:t xml:space="preserve"> flag.</w:t>
        </w:r>
      </w:ins>
    </w:p>
    <w:p w14:paraId="42D90627" w14:textId="77777777" w:rsidR="003029B7" w:rsidRPr="003029B7" w:rsidRDefault="003029B7" w:rsidP="003029B7">
      <w:pPr>
        <w:rPr>
          <w:ins w:id="54" w:author="Ravi Sharma" w:date="2026-09-08T18:25:00Z"/>
          <w:sz w:val="22"/>
          <w:szCs w:val="22"/>
        </w:rPr>
      </w:pPr>
      <w:ins w:id="55" w:author="Ravi Sharma" w:date="2026-09-08T18:25:00Z">
        <w:r w:rsidRPr="003029B7">
          <w:rPr>
            <w:b/>
            <w:bCs/>
            <w:sz w:val="22"/>
            <w:szCs w:val="22"/>
          </w:rPr>
          <w:t>Example 2: Bank Name Mismatch</w:t>
        </w:r>
      </w:ins>
    </w:p>
    <w:p w14:paraId="1ACDCD21" w14:textId="77777777" w:rsidR="003029B7" w:rsidRPr="003029B7" w:rsidRDefault="003029B7" w:rsidP="003029B7">
      <w:pPr>
        <w:numPr>
          <w:ilvl w:val="0"/>
          <w:numId w:val="18"/>
        </w:numPr>
        <w:rPr>
          <w:ins w:id="56" w:author="Ravi Sharma" w:date="2026-09-08T18:25:00Z"/>
          <w:sz w:val="22"/>
          <w:szCs w:val="22"/>
        </w:rPr>
      </w:pPr>
      <w:ins w:id="57" w:author="Ravi Sharma" w:date="2026-09-08T18:25:00Z">
        <w:r w:rsidRPr="003029B7">
          <w:rPr>
            <w:b/>
            <w:bCs/>
            <w:sz w:val="22"/>
            <w:szCs w:val="22"/>
          </w:rPr>
          <w:t>Attempt 1:</w:t>
        </w:r>
        <w:r w:rsidRPr="003029B7">
          <w:rPr>
            <w:sz w:val="22"/>
            <w:szCs w:val="22"/>
          </w:rPr>
          <w:t xml:space="preserve"> Bank name entered as "SBI" whereas the system expects "State Bank of India". Sales modifies the value.</w:t>
        </w:r>
      </w:ins>
    </w:p>
    <w:p w14:paraId="64431EFD" w14:textId="77777777" w:rsidR="003029B7" w:rsidRPr="003029B7" w:rsidRDefault="003029B7" w:rsidP="003029B7">
      <w:pPr>
        <w:numPr>
          <w:ilvl w:val="0"/>
          <w:numId w:val="18"/>
        </w:numPr>
        <w:rPr>
          <w:ins w:id="58" w:author="Ravi Sharma" w:date="2026-09-08T18:25:00Z"/>
          <w:sz w:val="22"/>
          <w:szCs w:val="22"/>
        </w:rPr>
      </w:pPr>
      <w:ins w:id="59" w:author="Ravi Sharma" w:date="2026-09-08T18:25:00Z">
        <w:r w:rsidRPr="003029B7">
          <w:rPr>
            <w:b/>
            <w:bCs/>
            <w:sz w:val="22"/>
            <w:szCs w:val="22"/>
          </w:rPr>
          <w:t>Attempt 2:</w:t>
        </w:r>
        <w:r w:rsidRPr="003029B7">
          <w:rPr>
            <w:sz w:val="22"/>
            <w:szCs w:val="22"/>
          </w:rPr>
          <w:t xml:space="preserve"> Branch details are still incorrect. Sales updates the branch information.</w:t>
        </w:r>
      </w:ins>
    </w:p>
    <w:p w14:paraId="7E08ABFE" w14:textId="77777777" w:rsidR="003029B7" w:rsidRPr="003029B7" w:rsidRDefault="003029B7" w:rsidP="003029B7">
      <w:pPr>
        <w:numPr>
          <w:ilvl w:val="0"/>
          <w:numId w:val="18"/>
        </w:numPr>
        <w:rPr>
          <w:ins w:id="60" w:author="Ravi Sharma" w:date="2026-09-08T18:25:00Z"/>
          <w:sz w:val="22"/>
          <w:szCs w:val="22"/>
        </w:rPr>
      </w:pPr>
      <w:ins w:id="61" w:author="Ravi Sharma" w:date="2026-09-08T18:25:00Z">
        <w:r w:rsidRPr="003029B7">
          <w:rPr>
            <w:b/>
            <w:bCs/>
            <w:sz w:val="22"/>
            <w:szCs w:val="22"/>
          </w:rPr>
          <w:t>Attempt 3:</w:t>
        </w:r>
        <w:r w:rsidRPr="003029B7">
          <w:rPr>
            <w:sz w:val="22"/>
            <w:szCs w:val="22"/>
          </w:rPr>
          <w:t xml:space="preserve"> If validation continues to fail, the case is submitted with an </w:t>
        </w:r>
        <w:r w:rsidRPr="003029B7">
          <w:rPr>
            <w:b/>
            <w:bCs/>
            <w:sz w:val="22"/>
            <w:szCs w:val="22"/>
          </w:rPr>
          <w:t>Insta-Issuance Exception</w:t>
        </w:r>
        <w:r w:rsidRPr="003029B7">
          <w:rPr>
            <w:sz w:val="22"/>
            <w:szCs w:val="22"/>
          </w:rPr>
          <w:t xml:space="preserve"> flag.</w:t>
        </w:r>
      </w:ins>
    </w:p>
    <w:p w14:paraId="2DBB388B" w14:textId="74C4CA4E" w:rsidR="003029B7" w:rsidRPr="003029B7" w:rsidRDefault="003029B7" w:rsidP="003029B7">
      <w:pPr>
        <w:rPr>
          <w:ins w:id="62" w:author="Ravi Sharma" w:date="2026-09-08T18:25:00Z"/>
          <w:sz w:val="22"/>
          <w:szCs w:val="22"/>
        </w:rPr>
      </w:pPr>
      <w:ins w:id="63" w:author="Ravi Sharma" w:date="2026-09-08T18:25:00Z">
        <w:r w:rsidRPr="003029B7">
          <w:rPr>
            <w:b/>
            <w:bCs/>
            <w:sz w:val="22"/>
            <w:szCs w:val="22"/>
          </w:rPr>
          <w:t xml:space="preserve">Example 3: </w:t>
        </w:r>
      </w:ins>
      <w:ins w:id="64" w:author="Ravi Sharma" w:date="2026-09-08T18:26:00Z" w16du:dateUtc="2026-09-08T12:56:00Z">
        <w:r>
          <w:rPr>
            <w:b/>
            <w:bCs/>
            <w:sz w:val="22"/>
            <w:szCs w:val="22"/>
          </w:rPr>
          <w:t>Application#</w:t>
        </w:r>
      </w:ins>
      <w:ins w:id="65" w:author="Ravi Sharma" w:date="2026-09-08T18:25:00Z">
        <w:r w:rsidRPr="003029B7">
          <w:rPr>
            <w:b/>
            <w:bCs/>
            <w:sz w:val="22"/>
            <w:szCs w:val="22"/>
          </w:rPr>
          <w:t xml:space="preserve"> Discrepancy</w:t>
        </w:r>
      </w:ins>
    </w:p>
    <w:p w14:paraId="0274FD59" w14:textId="57EC55CF" w:rsidR="003029B7" w:rsidRPr="003029B7" w:rsidRDefault="003029B7" w:rsidP="003029B7">
      <w:pPr>
        <w:numPr>
          <w:ilvl w:val="0"/>
          <w:numId w:val="19"/>
        </w:numPr>
        <w:rPr>
          <w:ins w:id="66" w:author="Ravi Sharma" w:date="2026-09-08T18:25:00Z"/>
          <w:sz w:val="22"/>
          <w:szCs w:val="22"/>
        </w:rPr>
      </w:pPr>
      <w:ins w:id="67" w:author="Ravi Sharma" w:date="2026-09-08T18:25:00Z">
        <w:r w:rsidRPr="003029B7">
          <w:rPr>
            <w:b/>
            <w:bCs/>
            <w:sz w:val="22"/>
            <w:szCs w:val="22"/>
          </w:rPr>
          <w:t>Attempt 1:</w:t>
        </w:r>
        <w:r w:rsidRPr="003029B7">
          <w:rPr>
            <w:sz w:val="22"/>
            <w:szCs w:val="22"/>
          </w:rPr>
          <w:t xml:space="preserve"> </w:t>
        </w:r>
      </w:ins>
      <w:ins w:id="68" w:author="Ravi Sharma" w:date="2026-09-08T18:29:00Z" w16du:dateUtc="2026-09-08T12:59:00Z">
        <w:r>
          <w:rPr>
            <w:sz w:val="22"/>
            <w:szCs w:val="22"/>
          </w:rPr>
          <w:t>Application#</w:t>
        </w:r>
      </w:ins>
      <w:ins w:id="69" w:author="Ravi Sharma" w:date="2026-09-08T18:25:00Z">
        <w:r w:rsidRPr="003029B7">
          <w:rPr>
            <w:sz w:val="22"/>
            <w:szCs w:val="22"/>
          </w:rPr>
          <w:t xml:space="preserve"> does not match </w:t>
        </w:r>
      </w:ins>
      <w:ins w:id="70" w:author="Ravi Sharma" w:date="2026-09-08T18:29:00Z" w16du:dateUtc="2026-09-08T12:59:00Z">
        <w:r>
          <w:rPr>
            <w:sz w:val="22"/>
            <w:szCs w:val="22"/>
          </w:rPr>
          <w:t xml:space="preserve"> P</w:t>
        </w:r>
      </w:ins>
      <w:ins w:id="71" w:author="Ravi Sharma" w:date="2026-09-08T18:30:00Z" w16du:dateUtc="2026-09-08T13:00:00Z">
        <w:r>
          <w:rPr>
            <w:sz w:val="22"/>
            <w:szCs w:val="22"/>
          </w:rPr>
          <w:t xml:space="preserve">re Printed SI </w:t>
        </w:r>
      </w:ins>
      <w:ins w:id="72" w:author="Ravi Sharma" w:date="2026-09-08T18:25:00Z">
        <w:r w:rsidRPr="003029B7">
          <w:rPr>
            <w:sz w:val="22"/>
            <w:szCs w:val="22"/>
          </w:rPr>
          <w:t xml:space="preserve">records. Sales updates the </w:t>
        </w:r>
      </w:ins>
      <w:ins w:id="73" w:author="Ravi Sharma" w:date="2026-09-08T18:30:00Z" w16du:dateUtc="2026-09-08T13:00:00Z">
        <w:r>
          <w:rPr>
            <w:sz w:val="22"/>
            <w:szCs w:val="22"/>
          </w:rPr>
          <w:t xml:space="preserve">form Again </w:t>
        </w:r>
      </w:ins>
      <w:ins w:id="74" w:author="Ravi Sharma" w:date="2026-09-08T18:25:00Z">
        <w:r w:rsidRPr="003029B7">
          <w:rPr>
            <w:sz w:val="22"/>
            <w:szCs w:val="22"/>
          </w:rPr>
          <w:t>.</w:t>
        </w:r>
      </w:ins>
    </w:p>
    <w:p w14:paraId="608C6185" w14:textId="6E323767" w:rsidR="003029B7" w:rsidRPr="003029B7" w:rsidRDefault="003029B7" w:rsidP="003029B7">
      <w:pPr>
        <w:numPr>
          <w:ilvl w:val="0"/>
          <w:numId w:val="19"/>
        </w:numPr>
        <w:rPr>
          <w:ins w:id="75" w:author="Ravi Sharma" w:date="2026-09-08T18:25:00Z"/>
          <w:sz w:val="22"/>
          <w:szCs w:val="22"/>
        </w:rPr>
      </w:pPr>
      <w:ins w:id="76" w:author="Ravi Sharma" w:date="2026-09-08T18:25:00Z">
        <w:r w:rsidRPr="003029B7">
          <w:rPr>
            <w:b/>
            <w:bCs/>
            <w:sz w:val="22"/>
            <w:szCs w:val="22"/>
          </w:rPr>
          <w:t>Attempt 2:</w:t>
        </w:r>
        <w:r w:rsidRPr="003029B7">
          <w:rPr>
            <w:sz w:val="22"/>
            <w:szCs w:val="22"/>
          </w:rPr>
          <w:t xml:space="preserve"> </w:t>
        </w:r>
      </w:ins>
      <w:ins w:id="77" w:author="Ravi Sharma" w:date="2026-09-08T18:30:00Z" w16du:dateUtc="2026-09-08T13:00:00Z">
        <w:r>
          <w:rPr>
            <w:sz w:val="22"/>
            <w:szCs w:val="22"/>
          </w:rPr>
          <w:t>Application#</w:t>
        </w:r>
        <w:r w:rsidRPr="003029B7">
          <w:rPr>
            <w:sz w:val="22"/>
            <w:szCs w:val="22"/>
          </w:rPr>
          <w:t xml:space="preserve"> does not match </w:t>
        </w:r>
        <w:r>
          <w:rPr>
            <w:sz w:val="22"/>
            <w:szCs w:val="22"/>
          </w:rPr>
          <w:t xml:space="preserve"> Pre Printed SI </w:t>
        </w:r>
        <w:r w:rsidRPr="003029B7">
          <w:rPr>
            <w:sz w:val="22"/>
            <w:szCs w:val="22"/>
          </w:rPr>
          <w:t xml:space="preserve">records. Sales updates the </w:t>
        </w:r>
        <w:r>
          <w:rPr>
            <w:sz w:val="22"/>
            <w:szCs w:val="22"/>
          </w:rPr>
          <w:t xml:space="preserve">form Again </w:t>
        </w:r>
        <w:r w:rsidRPr="003029B7">
          <w:rPr>
            <w:sz w:val="22"/>
            <w:szCs w:val="22"/>
          </w:rPr>
          <w:t>.</w:t>
        </w:r>
      </w:ins>
      <w:ins w:id="78" w:author="Ravi Sharma" w:date="2026-09-08T18:25:00Z">
        <w:r w:rsidRPr="003029B7">
          <w:rPr>
            <w:b/>
            <w:bCs/>
            <w:sz w:val="22"/>
            <w:szCs w:val="22"/>
          </w:rPr>
          <w:t>Attempt 3:</w:t>
        </w:r>
        <w:r w:rsidRPr="003029B7">
          <w:rPr>
            <w:sz w:val="22"/>
            <w:szCs w:val="22"/>
          </w:rPr>
          <w:t xml:space="preserve"> If any discrepancy still exists, the application is submitted with an </w:t>
        </w:r>
        <w:r w:rsidRPr="003029B7">
          <w:rPr>
            <w:b/>
            <w:bCs/>
            <w:sz w:val="22"/>
            <w:szCs w:val="22"/>
          </w:rPr>
          <w:t>Insta-Issuance Exception</w:t>
        </w:r>
        <w:r w:rsidRPr="003029B7">
          <w:rPr>
            <w:sz w:val="22"/>
            <w:szCs w:val="22"/>
          </w:rPr>
          <w:t xml:space="preserve"> flag for review.</w:t>
        </w:r>
      </w:ins>
    </w:p>
    <w:p w14:paraId="048609F4" w14:textId="77777777" w:rsidR="003029B7" w:rsidRPr="003029B7" w:rsidRDefault="003029B7" w:rsidP="003029B7">
      <w:pPr>
        <w:rPr>
          <w:ins w:id="79" w:author="Ravi Sharma" w:date="2026-09-08T18:25:00Z"/>
          <w:sz w:val="22"/>
          <w:szCs w:val="22"/>
        </w:rPr>
      </w:pPr>
      <w:ins w:id="80" w:author="Ravi Sharma" w:date="2026-09-08T18:25:00Z">
        <w:r w:rsidRPr="003029B7">
          <w:rPr>
            <w:b/>
            <w:bCs/>
            <w:sz w:val="22"/>
            <w:szCs w:val="22"/>
          </w:rPr>
          <w:t>Example 4: Multiple Validation Failures</w:t>
        </w:r>
      </w:ins>
    </w:p>
    <w:p w14:paraId="253898EE" w14:textId="77777777" w:rsidR="003029B7" w:rsidRPr="003029B7" w:rsidRDefault="003029B7" w:rsidP="003029B7">
      <w:pPr>
        <w:numPr>
          <w:ilvl w:val="0"/>
          <w:numId w:val="20"/>
        </w:numPr>
        <w:rPr>
          <w:ins w:id="81" w:author="Ravi Sharma" w:date="2026-09-08T18:25:00Z"/>
          <w:sz w:val="22"/>
          <w:szCs w:val="22"/>
        </w:rPr>
      </w:pPr>
      <w:ins w:id="82" w:author="Ravi Sharma" w:date="2026-09-08T18:25:00Z">
        <w:r w:rsidRPr="003029B7">
          <w:rPr>
            <w:b/>
            <w:bCs/>
            <w:sz w:val="22"/>
            <w:szCs w:val="22"/>
          </w:rPr>
          <w:t>Attempt 1:</w:t>
        </w:r>
        <w:r w:rsidRPr="003029B7">
          <w:rPr>
            <w:sz w:val="22"/>
            <w:szCs w:val="22"/>
          </w:rPr>
          <w:t xml:space="preserve"> Name, DOB, and Bank Name mismatches identified. Sales updates all fields.</w:t>
        </w:r>
      </w:ins>
    </w:p>
    <w:p w14:paraId="074F9A49" w14:textId="77777777" w:rsidR="003029B7" w:rsidRPr="003029B7" w:rsidRDefault="003029B7" w:rsidP="003029B7">
      <w:pPr>
        <w:numPr>
          <w:ilvl w:val="0"/>
          <w:numId w:val="20"/>
        </w:numPr>
        <w:rPr>
          <w:ins w:id="83" w:author="Ravi Sharma" w:date="2026-09-08T18:25:00Z"/>
          <w:sz w:val="22"/>
          <w:szCs w:val="22"/>
        </w:rPr>
      </w:pPr>
      <w:ins w:id="84" w:author="Ravi Sharma" w:date="2026-09-08T18:25:00Z">
        <w:r w:rsidRPr="003029B7">
          <w:rPr>
            <w:b/>
            <w:bCs/>
            <w:sz w:val="22"/>
            <w:szCs w:val="22"/>
          </w:rPr>
          <w:t>Attempt 2:</w:t>
        </w:r>
        <w:r w:rsidRPr="003029B7">
          <w:rPr>
            <w:sz w:val="22"/>
            <w:szCs w:val="22"/>
          </w:rPr>
          <w:t xml:space="preserve"> DOB is corrected, but Bank Name validation still fails.</w:t>
        </w:r>
      </w:ins>
    </w:p>
    <w:p w14:paraId="13DEA25D" w14:textId="77777777" w:rsidR="003029B7" w:rsidRPr="003029B7" w:rsidRDefault="003029B7" w:rsidP="003029B7">
      <w:pPr>
        <w:numPr>
          <w:ilvl w:val="0"/>
          <w:numId w:val="20"/>
        </w:numPr>
        <w:rPr>
          <w:ins w:id="85" w:author="Ravi Sharma" w:date="2026-09-08T18:25:00Z"/>
          <w:sz w:val="22"/>
          <w:szCs w:val="22"/>
        </w:rPr>
      </w:pPr>
      <w:ins w:id="86" w:author="Ravi Sharma" w:date="2026-09-08T18:25:00Z">
        <w:r w:rsidRPr="003029B7">
          <w:rPr>
            <w:b/>
            <w:bCs/>
            <w:sz w:val="22"/>
            <w:szCs w:val="22"/>
          </w:rPr>
          <w:t>Attempt 3:</w:t>
        </w:r>
        <w:r w:rsidRPr="003029B7">
          <w:rPr>
            <w:sz w:val="22"/>
            <w:szCs w:val="22"/>
          </w:rPr>
          <w:t xml:space="preserve"> System submits the case automatically with an </w:t>
        </w:r>
        <w:r w:rsidRPr="003029B7">
          <w:rPr>
            <w:b/>
            <w:bCs/>
            <w:sz w:val="22"/>
            <w:szCs w:val="22"/>
          </w:rPr>
          <w:t>Insta-Issuance Exception</w:t>
        </w:r>
        <w:r w:rsidRPr="003029B7">
          <w:rPr>
            <w:sz w:val="22"/>
            <w:szCs w:val="22"/>
          </w:rPr>
          <w:t xml:space="preserve"> flag, even if one or more validations remain unresolved.</w:t>
        </w:r>
      </w:ins>
    </w:p>
    <w:p w14:paraId="3E7EDEFB" w14:textId="77777777" w:rsidR="003029B7" w:rsidRDefault="003029B7" w:rsidP="00364DBD">
      <w:pPr>
        <w:rPr>
          <w:ins w:id="87" w:author="Ravi Sharma" w:date="2026-09-08T18:25:00Z" w16du:dateUtc="2026-09-08T12:55:00Z"/>
          <w:sz w:val="22"/>
          <w:szCs w:val="22"/>
        </w:rPr>
      </w:pPr>
    </w:p>
    <w:p w14:paraId="1521C4BD" w14:textId="77777777" w:rsidR="005306C8" w:rsidRPr="00F36913" w:rsidRDefault="005306C8" w:rsidP="005306C8">
      <w:pPr>
        <w:pStyle w:val="ListParagraph"/>
        <w:ind w:left="1080"/>
        <w:rPr>
          <w:sz w:val="22"/>
          <w:szCs w:val="22"/>
        </w:rPr>
      </w:pPr>
    </w:p>
    <w:p w14:paraId="4D5E4C66" w14:textId="558AA64B" w:rsidR="00746E79" w:rsidRPr="00746E79" w:rsidRDefault="00746E79" w:rsidP="00746E79">
      <w:pPr>
        <w:pStyle w:val="ListParagraph"/>
        <w:numPr>
          <w:ilvl w:val="1"/>
          <w:numId w:val="11"/>
        </w:numPr>
        <w:rPr>
          <w:ins w:id="88" w:author="Ravi Sharma" w:date="2026-09-16T11:59:00Z" w16du:dateUtc="2026-09-16T06:29:00Z"/>
          <w:sz w:val="22"/>
          <w:szCs w:val="22"/>
          <w:rPrChange w:id="89" w:author="Ravi Sharma" w:date="2026-09-16T12:01:00Z" w16du:dateUtc="2026-09-16T06:31:00Z">
            <w:rPr>
              <w:ins w:id="90" w:author="Ravi Sharma" w:date="2026-09-16T11:59:00Z" w16du:dateUtc="2026-09-16T06:29:00Z"/>
            </w:rPr>
          </w:rPrChange>
        </w:rPr>
      </w:pPr>
      <w:ins w:id="91" w:author="Ravi Sharma" w:date="2026-09-16T12:01:00Z" w16du:dateUtc="2026-09-16T06:31:00Z">
        <w:r w:rsidRPr="00746E79">
          <w:rPr>
            <w:sz w:val="22"/>
            <w:szCs w:val="22"/>
            <w:rPrChange w:id="92" w:author="Ravi Sharma" w:date="2026-09-16T12:01:00Z" w16du:dateUtc="2026-09-16T06:31:00Z">
              <w:rPr/>
            </w:rPrChange>
          </w:rPr>
          <w:t>For a joint account holder, only the presence of the signature will be validated. If two signatures are present on the SI Form, the system will process the case and allow it to proceed further in the journey. No additional validation will be performed for the joint account holder details.</w:t>
        </w:r>
      </w:ins>
    </w:p>
    <w:p w14:paraId="3E4D3415" w14:textId="51965945" w:rsidR="005306C8" w:rsidRDefault="005306C8" w:rsidP="005306C8">
      <w:pPr>
        <w:pStyle w:val="ListParagraph"/>
        <w:numPr>
          <w:ilvl w:val="1"/>
          <w:numId w:val="11"/>
        </w:numPr>
        <w:rPr>
          <w:sz w:val="22"/>
          <w:szCs w:val="22"/>
        </w:rPr>
      </w:pPr>
      <w:r w:rsidRPr="00F36913">
        <w:rPr>
          <w:sz w:val="22"/>
          <w:szCs w:val="22"/>
        </w:rPr>
        <w:t xml:space="preserve">In the event of a failure during the first validation attempt, the user shall be provided with two opportunities to upload the correct SI document, with the validation error </w:t>
      </w:r>
      <w:r w:rsidRPr="00F36913">
        <w:rPr>
          <w:sz w:val="22"/>
          <w:szCs w:val="22"/>
        </w:rPr>
        <w:lastRenderedPageBreak/>
        <w:t xml:space="preserve">clearly communicated, Error Message Example: “ ICR/OCR failed due to Account Number Not readable. </w:t>
      </w:r>
    </w:p>
    <w:p w14:paraId="32D3D588" w14:textId="77777777" w:rsidR="005306C8" w:rsidRDefault="005306C8" w:rsidP="005306C8">
      <w:pPr>
        <w:pStyle w:val="ListParagraph"/>
      </w:pPr>
    </w:p>
    <w:p w14:paraId="5BA161A4" w14:textId="0D400988" w:rsidR="005306C8" w:rsidRPr="00DC1E5B" w:rsidRDefault="005306C8" w:rsidP="005306C8">
      <w:pPr>
        <w:pStyle w:val="ListParagraph"/>
        <w:numPr>
          <w:ilvl w:val="2"/>
          <w:numId w:val="11"/>
        </w:numPr>
        <w:rPr>
          <w:ins w:id="93" w:author="Ravi Sharma" w:date="2026-09-15T16:03:00Z" w16du:dateUtc="2026-09-15T10:33:00Z"/>
          <w:sz w:val="16"/>
          <w:szCs w:val="16"/>
          <w:rPrChange w:id="94" w:author="Ravi Sharma" w:date="2026-09-15T16:03:00Z" w16du:dateUtc="2026-09-15T10:33:00Z">
            <w:rPr>
              <w:ins w:id="95" w:author="Ravi Sharma" w:date="2026-09-15T16:03:00Z" w16du:dateUtc="2026-09-15T10:33:00Z"/>
              <w:sz w:val="18"/>
              <w:szCs w:val="18"/>
            </w:rPr>
          </w:rPrChange>
        </w:rPr>
      </w:pPr>
      <w:r w:rsidRPr="005306C8">
        <w:rPr>
          <w:sz w:val="18"/>
          <w:szCs w:val="18"/>
        </w:rPr>
        <w:t xml:space="preserve"> </w:t>
      </w:r>
      <w:ins w:id="96" w:author="Ravi Sharma" w:date="2026-09-15T16:03:00Z" w16du:dateUtc="2026-09-15T10:33:00Z">
        <w:r w:rsidR="00DC1E5B">
          <w:rPr>
            <w:sz w:val="18"/>
            <w:szCs w:val="18"/>
          </w:rPr>
          <w:t xml:space="preserve">Attaching the </w:t>
        </w:r>
      </w:ins>
      <w:r w:rsidRPr="00DC1E5B">
        <w:rPr>
          <w:sz w:val="18"/>
          <w:szCs w:val="18"/>
          <w:rPrChange w:id="97" w:author="Ravi Sharma" w:date="2026-09-15T16:03:00Z" w16du:dateUtc="2026-09-15T10:33:00Z">
            <w:rPr/>
          </w:rPrChange>
        </w:rPr>
        <w:t>Field-Level Validation Error Messages to be displayed at UI</w:t>
      </w:r>
    </w:p>
    <w:p w14:paraId="6C988A67" w14:textId="38D4685A" w:rsidR="00DC1E5B" w:rsidRPr="005306C8" w:rsidRDefault="00DC1E5B" w:rsidP="005306C8">
      <w:pPr>
        <w:pStyle w:val="ListParagraph"/>
        <w:numPr>
          <w:ilvl w:val="2"/>
          <w:numId w:val="11"/>
        </w:numPr>
        <w:rPr>
          <w:sz w:val="16"/>
          <w:szCs w:val="16"/>
        </w:rPr>
      </w:pPr>
      <w:ins w:id="98" w:author="Ravi Sharma" w:date="2026-09-15T16:03:00Z" w16du:dateUtc="2026-09-15T10:33:00Z">
        <w:r>
          <w:rPr>
            <w:sz w:val="16"/>
            <w:szCs w:val="16"/>
          </w:rPr>
          <w:t xml:space="preserve"> </w:t>
        </w:r>
      </w:ins>
      <w:bookmarkStart w:id="99" w:name="_MON_1850993374"/>
      <w:bookmarkEnd w:id="99"/>
      <w:ins w:id="100" w:author="Ravi Sharma" w:date="2026-09-15T16:03:00Z" w16du:dateUtc="2026-09-15T10:33:00Z">
        <w:r w:rsidR="0077028E">
          <w:rPr>
            <w:sz w:val="16"/>
            <w:szCs w:val="16"/>
          </w:rPr>
          <w:object w:dxaOrig="1534" w:dyaOrig="997" w14:anchorId="50560E0B">
            <v:shape id="_x0000_i1037" type="#_x0000_t75" style="width:77pt;height:50.1pt" o:ole="">
              <v:imagedata r:id="rId9" o:title=""/>
            </v:shape>
            <o:OLEObject Type="Embed" ProgID="Word.Document.12" ShapeID="_x0000_i1037" DrawAspect="Icon" ObjectID="_1851076282" r:id="rId10">
              <o:FieldCodes>\s</o:FieldCodes>
            </o:OLEObject>
          </w:object>
        </w:r>
      </w:ins>
    </w:p>
    <w:tbl>
      <w:tblPr>
        <w:tblStyle w:val="TableGrid"/>
        <w:tblW w:w="0" w:type="auto"/>
        <w:jc w:val="center"/>
        <w:tblLook w:val="04A0" w:firstRow="1" w:lastRow="0" w:firstColumn="1" w:lastColumn="0" w:noHBand="0" w:noVBand="1"/>
        <w:tblPrChange w:id="101" w:author="Ravi Sharma" w:date="2026-09-15T16:02:00Z" w16du:dateUtc="2026-09-15T10:32:00Z">
          <w:tblPr>
            <w:tblStyle w:val="TableGrid"/>
            <w:tblW w:w="0" w:type="auto"/>
            <w:jc w:val="center"/>
            <w:tblLook w:val="04A0" w:firstRow="1" w:lastRow="0" w:firstColumn="1" w:lastColumn="0" w:noHBand="0" w:noVBand="1"/>
          </w:tblPr>
        </w:tblPrChange>
      </w:tblPr>
      <w:tblGrid>
        <w:gridCol w:w="464"/>
        <w:gridCol w:w="1974"/>
        <w:gridCol w:w="2309"/>
        <w:gridCol w:w="4603"/>
        <w:tblGridChange w:id="102">
          <w:tblGrid>
            <w:gridCol w:w="464"/>
            <w:gridCol w:w="1974"/>
            <w:gridCol w:w="2309"/>
            <w:gridCol w:w="4603"/>
          </w:tblGrid>
        </w:tblGridChange>
      </w:tblGrid>
      <w:tr w:rsidR="005306C8" w:rsidDel="00DC1E5B" w14:paraId="5B9D39C3" w14:textId="2B0D060D" w:rsidTr="00DC1E5B">
        <w:trPr>
          <w:jc w:val="center"/>
          <w:del w:id="103" w:author="Ravi Sharma" w:date="2026-09-15T16:02:00Z"/>
          <w:trPrChange w:id="104" w:author="Ravi Sharma" w:date="2026-09-15T16:02:00Z" w16du:dateUtc="2026-09-15T10:32:00Z">
            <w:trPr>
              <w:jc w:val="center"/>
            </w:trPr>
          </w:trPrChange>
        </w:trPr>
        <w:tc>
          <w:tcPr>
            <w:tcW w:w="464" w:type="dxa"/>
            <w:vAlign w:val="center"/>
            <w:tcPrChange w:id="105" w:author="Ravi Sharma" w:date="2026-09-15T16:02:00Z" w16du:dateUtc="2026-09-15T10:32:00Z">
              <w:tcPr>
                <w:tcW w:w="499" w:type="dxa"/>
                <w:vAlign w:val="center"/>
              </w:tcPr>
            </w:tcPrChange>
          </w:tcPr>
          <w:p w14:paraId="592BC564" w14:textId="370B52D6" w:rsidR="005306C8" w:rsidDel="00DC1E5B" w:rsidRDefault="005306C8" w:rsidP="000E53B8">
            <w:pPr>
              <w:rPr>
                <w:del w:id="106" w:author="Ravi Sharma" w:date="2026-09-15T16:02:00Z" w16du:dateUtc="2026-09-15T10:32:00Z"/>
              </w:rPr>
            </w:pPr>
            <w:del w:id="107" w:author="Ravi Sharma" w:date="2026-09-15T16:02:00Z" w16du:dateUtc="2026-09-15T10:32:00Z">
              <w:r w:rsidDel="00DC1E5B">
                <w:rPr>
                  <w:b/>
                  <w:sz w:val="18"/>
                </w:rPr>
                <w:delText>#</w:delText>
              </w:r>
            </w:del>
          </w:p>
        </w:tc>
        <w:tc>
          <w:tcPr>
            <w:tcW w:w="1974" w:type="dxa"/>
            <w:vAlign w:val="center"/>
            <w:tcPrChange w:id="108" w:author="Ravi Sharma" w:date="2026-09-15T16:02:00Z" w16du:dateUtc="2026-09-15T10:32:00Z">
              <w:tcPr>
                <w:tcW w:w="2195" w:type="dxa"/>
                <w:vAlign w:val="center"/>
              </w:tcPr>
            </w:tcPrChange>
          </w:tcPr>
          <w:p w14:paraId="7F406DFB" w14:textId="65C4124F" w:rsidR="005306C8" w:rsidDel="00DC1E5B" w:rsidRDefault="005306C8" w:rsidP="000E53B8">
            <w:pPr>
              <w:rPr>
                <w:del w:id="109" w:author="Ravi Sharma" w:date="2026-09-15T16:02:00Z" w16du:dateUtc="2026-09-15T10:32:00Z"/>
              </w:rPr>
            </w:pPr>
            <w:del w:id="110" w:author="Ravi Sharma" w:date="2026-09-15T16:02:00Z" w16du:dateUtc="2026-09-15T10:32:00Z">
              <w:r w:rsidDel="00DC1E5B">
                <w:rPr>
                  <w:b/>
                  <w:sz w:val="18"/>
                </w:rPr>
                <w:delText>Field</w:delText>
              </w:r>
            </w:del>
          </w:p>
        </w:tc>
        <w:tc>
          <w:tcPr>
            <w:tcW w:w="2309" w:type="dxa"/>
            <w:vAlign w:val="center"/>
            <w:tcPrChange w:id="111" w:author="Ravi Sharma" w:date="2026-09-15T16:02:00Z" w16du:dateUtc="2026-09-15T10:32:00Z">
              <w:tcPr>
                <w:tcW w:w="2552" w:type="dxa"/>
                <w:vAlign w:val="center"/>
              </w:tcPr>
            </w:tcPrChange>
          </w:tcPr>
          <w:p w14:paraId="65C84286" w14:textId="369D4D77" w:rsidR="005306C8" w:rsidDel="00DC1E5B" w:rsidRDefault="005306C8" w:rsidP="000E53B8">
            <w:pPr>
              <w:rPr>
                <w:del w:id="112" w:author="Ravi Sharma" w:date="2026-09-15T16:02:00Z" w16du:dateUtc="2026-09-15T10:32:00Z"/>
              </w:rPr>
            </w:pPr>
            <w:del w:id="113" w:author="Ravi Sharma" w:date="2026-09-15T16:02:00Z" w16du:dateUtc="2026-09-15T10:32:00Z">
              <w:r w:rsidDel="00DC1E5B">
                <w:rPr>
                  <w:b/>
                  <w:sz w:val="18"/>
                </w:rPr>
                <w:delText>Validation Scenario</w:delText>
              </w:r>
            </w:del>
          </w:p>
        </w:tc>
        <w:tc>
          <w:tcPr>
            <w:tcW w:w="4603" w:type="dxa"/>
            <w:vAlign w:val="center"/>
            <w:tcPrChange w:id="114" w:author="Ravi Sharma" w:date="2026-09-15T16:02:00Z" w16du:dateUtc="2026-09-15T10:32:00Z">
              <w:tcPr>
                <w:tcW w:w="5338" w:type="dxa"/>
                <w:vAlign w:val="center"/>
              </w:tcPr>
            </w:tcPrChange>
          </w:tcPr>
          <w:p w14:paraId="4EACF0C3" w14:textId="78673945" w:rsidR="005306C8" w:rsidDel="00DC1E5B" w:rsidRDefault="005306C8" w:rsidP="000E53B8">
            <w:pPr>
              <w:rPr>
                <w:del w:id="115" w:author="Ravi Sharma" w:date="2026-09-15T16:02:00Z" w16du:dateUtc="2026-09-15T10:32:00Z"/>
              </w:rPr>
            </w:pPr>
            <w:del w:id="116" w:author="Ravi Sharma" w:date="2026-09-15T16:02:00Z" w16du:dateUtc="2026-09-15T10:32:00Z">
              <w:r w:rsidDel="00DC1E5B">
                <w:rPr>
                  <w:b/>
                  <w:sz w:val="18"/>
                </w:rPr>
                <w:delText>System Error Message</w:delText>
              </w:r>
            </w:del>
          </w:p>
        </w:tc>
      </w:tr>
      <w:tr w:rsidR="005306C8" w:rsidDel="00DC1E5B" w14:paraId="03A55E3A" w14:textId="427924E1" w:rsidTr="00DC1E5B">
        <w:trPr>
          <w:jc w:val="center"/>
          <w:del w:id="117" w:author="Ravi Sharma" w:date="2026-09-15T16:02:00Z"/>
          <w:trPrChange w:id="118" w:author="Ravi Sharma" w:date="2026-09-15T16:02:00Z" w16du:dateUtc="2026-09-15T10:32:00Z">
            <w:trPr>
              <w:jc w:val="center"/>
            </w:trPr>
          </w:trPrChange>
        </w:trPr>
        <w:tc>
          <w:tcPr>
            <w:tcW w:w="464" w:type="dxa"/>
            <w:vAlign w:val="center"/>
            <w:tcPrChange w:id="119" w:author="Ravi Sharma" w:date="2026-09-15T16:02:00Z" w16du:dateUtc="2026-09-15T10:32:00Z">
              <w:tcPr>
                <w:tcW w:w="499" w:type="dxa"/>
                <w:vAlign w:val="center"/>
              </w:tcPr>
            </w:tcPrChange>
          </w:tcPr>
          <w:p w14:paraId="39BDCE46" w14:textId="04C8CB21" w:rsidR="005306C8" w:rsidDel="00DC1E5B" w:rsidRDefault="005306C8" w:rsidP="000E53B8">
            <w:pPr>
              <w:rPr>
                <w:del w:id="120" w:author="Ravi Sharma" w:date="2026-09-15T16:02:00Z" w16du:dateUtc="2026-09-15T10:32:00Z"/>
              </w:rPr>
            </w:pPr>
            <w:del w:id="121" w:author="Ravi Sharma" w:date="2026-09-15T16:02:00Z" w16du:dateUtc="2026-09-15T10:32:00Z">
              <w:r w:rsidDel="00DC1E5B">
                <w:rPr>
                  <w:sz w:val="17"/>
                </w:rPr>
                <w:delText>1</w:delText>
              </w:r>
            </w:del>
          </w:p>
        </w:tc>
        <w:tc>
          <w:tcPr>
            <w:tcW w:w="1974" w:type="dxa"/>
            <w:vAlign w:val="center"/>
            <w:tcPrChange w:id="122" w:author="Ravi Sharma" w:date="2026-09-15T16:02:00Z" w16du:dateUtc="2026-09-15T10:32:00Z">
              <w:tcPr>
                <w:tcW w:w="2195" w:type="dxa"/>
                <w:vAlign w:val="center"/>
              </w:tcPr>
            </w:tcPrChange>
          </w:tcPr>
          <w:p w14:paraId="419F2481" w14:textId="02E54268" w:rsidR="005306C8" w:rsidDel="00DC1E5B" w:rsidRDefault="005306C8" w:rsidP="000E53B8">
            <w:pPr>
              <w:rPr>
                <w:del w:id="123" w:author="Ravi Sharma" w:date="2026-09-15T16:02:00Z" w16du:dateUtc="2026-09-15T10:32:00Z"/>
              </w:rPr>
            </w:pPr>
            <w:del w:id="124" w:author="Ravi Sharma" w:date="2026-09-15T16:02:00Z" w16du:dateUtc="2026-09-15T10:32:00Z">
              <w:r w:rsidDel="00DC1E5B">
                <w:rPr>
                  <w:sz w:val="17"/>
                </w:rPr>
                <w:delText>Account Number</w:delText>
              </w:r>
            </w:del>
          </w:p>
        </w:tc>
        <w:tc>
          <w:tcPr>
            <w:tcW w:w="2309" w:type="dxa"/>
            <w:vAlign w:val="center"/>
            <w:tcPrChange w:id="125" w:author="Ravi Sharma" w:date="2026-09-15T16:02:00Z" w16du:dateUtc="2026-09-15T10:32:00Z">
              <w:tcPr>
                <w:tcW w:w="2552" w:type="dxa"/>
                <w:vAlign w:val="center"/>
              </w:tcPr>
            </w:tcPrChange>
          </w:tcPr>
          <w:p w14:paraId="114830DF" w14:textId="6E2FFE2A" w:rsidR="005306C8" w:rsidDel="00DC1E5B" w:rsidRDefault="005306C8" w:rsidP="000E53B8">
            <w:pPr>
              <w:rPr>
                <w:del w:id="126" w:author="Ravi Sharma" w:date="2026-09-15T16:02:00Z" w16du:dateUtc="2026-09-15T10:32:00Z"/>
              </w:rPr>
            </w:pPr>
            <w:del w:id="127" w:author="Ravi Sharma" w:date="2026-09-15T16:02:00Z" w16du:dateUtc="2026-09-15T10:32:00Z">
              <w:r w:rsidDel="00DC1E5B">
                <w:rPr>
                  <w:sz w:val="17"/>
                </w:rPr>
                <w:delText>Field not present</w:delText>
              </w:r>
            </w:del>
          </w:p>
        </w:tc>
        <w:tc>
          <w:tcPr>
            <w:tcW w:w="4603" w:type="dxa"/>
            <w:vAlign w:val="center"/>
            <w:tcPrChange w:id="128" w:author="Ravi Sharma" w:date="2026-09-15T16:02:00Z" w16du:dateUtc="2026-09-15T10:32:00Z">
              <w:tcPr>
                <w:tcW w:w="5338" w:type="dxa"/>
                <w:vAlign w:val="center"/>
              </w:tcPr>
            </w:tcPrChange>
          </w:tcPr>
          <w:p w14:paraId="1987A3D8" w14:textId="28AAFB58" w:rsidR="005306C8" w:rsidDel="00DC1E5B" w:rsidRDefault="005306C8" w:rsidP="000E53B8">
            <w:pPr>
              <w:rPr>
                <w:del w:id="129" w:author="Ravi Sharma" w:date="2026-09-15T16:02:00Z" w16du:dateUtc="2026-09-15T10:32:00Z"/>
              </w:rPr>
            </w:pPr>
            <w:del w:id="130" w:author="Ravi Sharma" w:date="2026-09-15T16:02:00Z" w16du:dateUtc="2026-09-15T10:32:00Z">
              <w:r w:rsidDel="00DC1E5B">
                <w:rPr>
                  <w:sz w:val="17"/>
                </w:rPr>
                <w:delText>Account Number is not present in the uploaded SI Form.</w:delText>
              </w:r>
            </w:del>
          </w:p>
        </w:tc>
      </w:tr>
      <w:tr w:rsidR="005306C8" w:rsidDel="00DC1E5B" w14:paraId="6526D85D" w14:textId="046D5AAA" w:rsidTr="00DC1E5B">
        <w:trPr>
          <w:jc w:val="center"/>
          <w:del w:id="131" w:author="Ravi Sharma" w:date="2026-09-15T16:02:00Z"/>
          <w:trPrChange w:id="132" w:author="Ravi Sharma" w:date="2026-09-15T16:02:00Z" w16du:dateUtc="2026-09-15T10:32:00Z">
            <w:trPr>
              <w:jc w:val="center"/>
            </w:trPr>
          </w:trPrChange>
        </w:trPr>
        <w:tc>
          <w:tcPr>
            <w:tcW w:w="464" w:type="dxa"/>
            <w:vAlign w:val="center"/>
            <w:tcPrChange w:id="133" w:author="Ravi Sharma" w:date="2026-09-15T16:02:00Z" w16du:dateUtc="2026-09-15T10:32:00Z">
              <w:tcPr>
                <w:tcW w:w="499" w:type="dxa"/>
                <w:vAlign w:val="center"/>
              </w:tcPr>
            </w:tcPrChange>
          </w:tcPr>
          <w:p w14:paraId="7A1C98DB" w14:textId="5E39F37C" w:rsidR="005306C8" w:rsidDel="00DC1E5B" w:rsidRDefault="005306C8" w:rsidP="000E53B8">
            <w:pPr>
              <w:rPr>
                <w:del w:id="134" w:author="Ravi Sharma" w:date="2026-09-15T16:02:00Z" w16du:dateUtc="2026-09-15T10:32:00Z"/>
              </w:rPr>
            </w:pPr>
            <w:del w:id="135" w:author="Ravi Sharma" w:date="2026-09-15T16:02:00Z" w16du:dateUtc="2026-09-15T10:32:00Z">
              <w:r w:rsidDel="00DC1E5B">
                <w:rPr>
                  <w:sz w:val="17"/>
                </w:rPr>
                <w:delText>1</w:delText>
              </w:r>
            </w:del>
          </w:p>
        </w:tc>
        <w:tc>
          <w:tcPr>
            <w:tcW w:w="1974" w:type="dxa"/>
            <w:vAlign w:val="center"/>
            <w:tcPrChange w:id="136" w:author="Ravi Sharma" w:date="2026-09-15T16:02:00Z" w16du:dateUtc="2026-09-15T10:32:00Z">
              <w:tcPr>
                <w:tcW w:w="2195" w:type="dxa"/>
                <w:vAlign w:val="center"/>
              </w:tcPr>
            </w:tcPrChange>
          </w:tcPr>
          <w:p w14:paraId="3620F5D5" w14:textId="3167308B" w:rsidR="005306C8" w:rsidDel="00DC1E5B" w:rsidRDefault="005306C8" w:rsidP="000E53B8">
            <w:pPr>
              <w:rPr>
                <w:del w:id="137" w:author="Ravi Sharma" w:date="2026-09-15T16:02:00Z" w16du:dateUtc="2026-09-15T10:32:00Z"/>
              </w:rPr>
            </w:pPr>
            <w:del w:id="138" w:author="Ravi Sharma" w:date="2026-09-15T16:02:00Z" w16du:dateUtc="2026-09-15T10:32:00Z">
              <w:r w:rsidDel="00DC1E5B">
                <w:rPr>
                  <w:sz w:val="17"/>
                </w:rPr>
                <w:delText>Account Number</w:delText>
              </w:r>
            </w:del>
          </w:p>
        </w:tc>
        <w:tc>
          <w:tcPr>
            <w:tcW w:w="2309" w:type="dxa"/>
            <w:vAlign w:val="center"/>
            <w:tcPrChange w:id="139" w:author="Ravi Sharma" w:date="2026-09-15T16:02:00Z" w16du:dateUtc="2026-09-15T10:32:00Z">
              <w:tcPr>
                <w:tcW w:w="2552" w:type="dxa"/>
                <w:vAlign w:val="center"/>
              </w:tcPr>
            </w:tcPrChange>
          </w:tcPr>
          <w:p w14:paraId="2983B1FD" w14:textId="3BCFFB3F" w:rsidR="005306C8" w:rsidDel="00DC1E5B" w:rsidRDefault="005306C8" w:rsidP="000E53B8">
            <w:pPr>
              <w:rPr>
                <w:del w:id="140" w:author="Ravi Sharma" w:date="2026-09-15T16:02:00Z" w16du:dateUtc="2026-09-15T10:32:00Z"/>
              </w:rPr>
            </w:pPr>
            <w:del w:id="141" w:author="Ravi Sharma" w:date="2026-09-15T16:02:00Z" w16du:dateUtc="2026-09-15T10:32:00Z">
              <w:r w:rsidDel="00DC1E5B">
                <w:rPr>
                  <w:sz w:val="17"/>
                </w:rPr>
                <w:delText>Value cannot be identified/read</w:delText>
              </w:r>
            </w:del>
          </w:p>
        </w:tc>
        <w:tc>
          <w:tcPr>
            <w:tcW w:w="4603" w:type="dxa"/>
            <w:vAlign w:val="center"/>
            <w:tcPrChange w:id="142" w:author="Ravi Sharma" w:date="2026-09-15T16:02:00Z" w16du:dateUtc="2026-09-15T10:32:00Z">
              <w:tcPr>
                <w:tcW w:w="5338" w:type="dxa"/>
                <w:vAlign w:val="center"/>
              </w:tcPr>
            </w:tcPrChange>
          </w:tcPr>
          <w:p w14:paraId="3C5006EF" w14:textId="07F2B098" w:rsidR="005306C8" w:rsidDel="00DC1E5B" w:rsidRDefault="005306C8" w:rsidP="000E53B8">
            <w:pPr>
              <w:rPr>
                <w:del w:id="143" w:author="Ravi Sharma" w:date="2026-09-15T16:02:00Z" w16du:dateUtc="2026-09-15T10:32:00Z"/>
              </w:rPr>
            </w:pPr>
            <w:del w:id="144" w:author="Ravi Sharma" w:date="2026-09-15T16:02:00Z" w16du:dateUtc="2026-09-15T10:32:00Z">
              <w:r w:rsidDel="00DC1E5B">
                <w:rPr>
                  <w:sz w:val="17"/>
                </w:rPr>
                <w:delText>Account Number could not be readable in the uploaded SI Form. Please upload a clear SI Form.</w:delText>
              </w:r>
            </w:del>
          </w:p>
        </w:tc>
      </w:tr>
      <w:tr w:rsidR="005306C8" w:rsidDel="00DC1E5B" w14:paraId="556256C3" w14:textId="51DADCCB" w:rsidTr="00DC1E5B">
        <w:trPr>
          <w:jc w:val="center"/>
          <w:del w:id="145" w:author="Ravi Sharma" w:date="2026-09-15T16:02:00Z"/>
          <w:trPrChange w:id="146" w:author="Ravi Sharma" w:date="2026-09-15T16:02:00Z" w16du:dateUtc="2026-09-15T10:32:00Z">
            <w:trPr>
              <w:jc w:val="center"/>
            </w:trPr>
          </w:trPrChange>
        </w:trPr>
        <w:tc>
          <w:tcPr>
            <w:tcW w:w="464" w:type="dxa"/>
            <w:vAlign w:val="center"/>
            <w:tcPrChange w:id="147" w:author="Ravi Sharma" w:date="2026-09-15T16:02:00Z" w16du:dateUtc="2026-09-15T10:32:00Z">
              <w:tcPr>
                <w:tcW w:w="499" w:type="dxa"/>
                <w:vAlign w:val="center"/>
              </w:tcPr>
            </w:tcPrChange>
          </w:tcPr>
          <w:p w14:paraId="1E4743F3" w14:textId="7D743807" w:rsidR="005306C8" w:rsidDel="00DC1E5B" w:rsidRDefault="005306C8" w:rsidP="000E53B8">
            <w:pPr>
              <w:rPr>
                <w:del w:id="148" w:author="Ravi Sharma" w:date="2026-09-15T16:02:00Z" w16du:dateUtc="2026-09-15T10:32:00Z"/>
              </w:rPr>
            </w:pPr>
            <w:del w:id="149" w:author="Ravi Sharma" w:date="2026-09-15T16:02:00Z" w16du:dateUtc="2026-09-15T10:32:00Z">
              <w:r w:rsidDel="00DC1E5B">
                <w:rPr>
                  <w:sz w:val="17"/>
                </w:rPr>
                <w:delText>1</w:delText>
              </w:r>
            </w:del>
          </w:p>
        </w:tc>
        <w:tc>
          <w:tcPr>
            <w:tcW w:w="1974" w:type="dxa"/>
            <w:vAlign w:val="center"/>
            <w:tcPrChange w:id="150" w:author="Ravi Sharma" w:date="2026-09-15T16:02:00Z" w16du:dateUtc="2026-09-15T10:32:00Z">
              <w:tcPr>
                <w:tcW w:w="2195" w:type="dxa"/>
                <w:vAlign w:val="center"/>
              </w:tcPr>
            </w:tcPrChange>
          </w:tcPr>
          <w:p w14:paraId="2F0684CA" w14:textId="1864DF00" w:rsidR="005306C8" w:rsidDel="00DC1E5B" w:rsidRDefault="005306C8" w:rsidP="000E53B8">
            <w:pPr>
              <w:rPr>
                <w:del w:id="151" w:author="Ravi Sharma" w:date="2026-09-15T16:02:00Z" w16du:dateUtc="2026-09-15T10:32:00Z"/>
              </w:rPr>
            </w:pPr>
            <w:del w:id="152" w:author="Ravi Sharma" w:date="2026-09-15T16:02:00Z" w16du:dateUtc="2026-09-15T10:32:00Z">
              <w:r w:rsidDel="00DC1E5B">
                <w:rPr>
                  <w:sz w:val="17"/>
                </w:rPr>
                <w:delText>Account Number</w:delText>
              </w:r>
            </w:del>
          </w:p>
        </w:tc>
        <w:tc>
          <w:tcPr>
            <w:tcW w:w="2309" w:type="dxa"/>
            <w:vAlign w:val="center"/>
            <w:tcPrChange w:id="153" w:author="Ravi Sharma" w:date="2026-09-15T16:02:00Z" w16du:dateUtc="2026-09-15T10:32:00Z">
              <w:tcPr>
                <w:tcW w:w="2552" w:type="dxa"/>
                <w:vAlign w:val="center"/>
              </w:tcPr>
            </w:tcPrChange>
          </w:tcPr>
          <w:p w14:paraId="2821061C" w14:textId="55EA0C8A" w:rsidR="005306C8" w:rsidDel="00DC1E5B" w:rsidRDefault="005306C8" w:rsidP="000E53B8">
            <w:pPr>
              <w:rPr>
                <w:del w:id="154" w:author="Ravi Sharma" w:date="2026-09-15T16:02:00Z" w16du:dateUtc="2026-09-15T10:32:00Z"/>
              </w:rPr>
            </w:pPr>
            <w:del w:id="155" w:author="Ravi Sharma" w:date="2026-09-15T16:02:00Z" w16du:dateUtc="2026-09-15T10:32:00Z">
              <w:r w:rsidDel="00DC1E5B">
                <w:rPr>
                  <w:sz w:val="17"/>
                </w:rPr>
                <w:delText>Value does not match Proposal Form</w:delText>
              </w:r>
            </w:del>
          </w:p>
        </w:tc>
        <w:tc>
          <w:tcPr>
            <w:tcW w:w="4603" w:type="dxa"/>
            <w:vAlign w:val="center"/>
            <w:tcPrChange w:id="156" w:author="Ravi Sharma" w:date="2026-09-15T16:02:00Z" w16du:dateUtc="2026-09-15T10:32:00Z">
              <w:tcPr>
                <w:tcW w:w="5338" w:type="dxa"/>
                <w:vAlign w:val="center"/>
              </w:tcPr>
            </w:tcPrChange>
          </w:tcPr>
          <w:p w14:paraId="15F43A04" w14:textId="71B1ECEB" w:rsidR="005306C8" w:rsidDel="00DC1E5B" w:rsidRDefault="005306C8" w:rsidP="000E53B8">
            <w:pPr>
              <w:rPr>
                <w:del w:id="157" w:author="Ravi Sharma" w:date="2026-09-15T16:02:00Z" w16du:dateUtc="2026-09-15T10:32:00Z"/>
              </w:rPr>
            </w:pPr>
            <w:del w:id="158" w:author="Ravi Sharma" w:date="2026-09-15T16:02:00Z" w16du:dateUtc="2026-09-15T10:32:00Z">
              <w:r w:rsidDel="00DC1E5B">
                <w:rPr>
                  <w:sz w:val="17"/>
                </w:rPr>
                <w:delText>Account Number does not match with the Account Number</w:delText>
              </w:r>
            </w:del>
            <w:del w:id="159" w:author="Ravi Sharma" w:date="2026-09-09T17:20:00Z" w16du:dateUtc="2026-09-09T11:50:00Z">
              <w:r w:rsidDel="002F13ED">
                <w:rPr>
                  <w:sz w:val="17"/>
                </w:rPr>
                <w:delText xml:space="preserve"> in the Proposal Form</w:delText>
              </w:r>
            </w:del>
            <w:del w:id="160" w:author="Ravi Sharma" w:date="2026-09-15T16:02:00Z" w16du:dateUtc="2026-09-15T10:32:00Z">
              <w:r w:rsidDel="00DC1E5B">
                <w:rPr>
                  <w:sz w:val="17"/>
                </w:rPr>
                <w:delText>.</w:delText>
              </w:r>
            </w:del>
          </w:p>
        </w:tc>
      </w:tr>
      <w:tr w:rsidR="005306C8" w:rsidDel="00DC1E5B" w14:paraId="475E228A" w14:textId="0A91A0BB" w:rsidTr="00DC1E5B">
        <w:trPr>
          <w:jc w:val="center"/>
          <w:del w:id="161" w:author="Ravi Sharma" w:date="2026-09-15T16:02:00Z"/>
          <w:trPrChange w:id="162" w:author="Ravi Sharma" w:date="2026-09-15T16:02:00Z" w16du:dateUtc="2026-09-15T10:32:00Z">
            <w:trPr>
              <w:jc w:val="center"/>
            </w:trPr>
          </w:trPrChange>
        </w:trPr>
        <w:tc>
          <w:tcPr>
            <w:tcW w:w="464" w:type="dxa"/>
            <w:vAlign w:val="center"/>
            <w:tcPrChange w:id="163" w:author="Ravi Sharma" w:date="2026-09-15T16:02:00Z" w16du:dateUtc="2026-09-15T10:32:00Z">
              <w:tcPr>
                <w:tcW w:w="499" w:type="dxa"/>
                <w:vAlign w:val="center"/>
              </w:tcPr>
            </w:tcPrChange>
          </w:tcPr>
          <w:p w14:paraId="38A7503B" w14:textId="66A37366" w:rsidR="005306C8" w:rsidDel="00DC1E5B" w:rsidRDefault="005306C8" w:rsidP="000E53B8">
            <w:pPr>
              <w:rPr>
                <w:del w:id="164" w:author="Ravi Sharma" w:date="2026-09-15T16:02:00Z" w16du:dateUtc="2026-09-15T10:32:00Z"/>
              </w:rPr>
            </w:pPr>
            <w:del w:id="165" w:author="Ravi Sharma" w:date="2026-09-15T16:02:00Z" w16du:dateUtc="2026-09-15T10:32:00Z">
              <w:r w:rsidDel="00DC1E5B">
                <w:rPr>
                  <w:sz w:val="17"/>
                </w:rPr>
                <w:delText>2</w:delText>
              </w:r>
            </w:del>
          </w:p>
        </w:tc>
        <w:tc>
          <w:tcPr>
            <w:tcW w:w="1974" w:type="dxa"/>
            <w:vAlign w:val="center"/>
            <w:tcPrChange w:id="166" w:author="Ravi Sharma" w:date="2026-09-15T16:02:00Z" w16du:dateUtc="2026-09-15T10:32:00Z">
              <w:tcPr>
                <w:tcW w:w="2195" w:type="dxa"/>
                <w:vAlign w:val="center"/>
              </w:tcPr>
            </w:tcPrChange>
          </w:tcPr>
          <w:p w14:paraId="05BDB5AA" w14:textId="3441DEBD" w:rsidR="005306C8" w:rsidDel="00DC1E5B" w:rsidRDefault="005306C8" w:rsidP="000E53B8">
            <w:pPr>
              <w:rPr>
                <w:del w:id="167" w:author="Ravi Sharma" w:date="2026-09-15T16:02:00Z" w16du:dateUtc="2026-09-15T10:32:00Z"/>
              </w:rPr>
            </w:pPr>
            <w:del w:id="168" w:author="Ravi Sharma" w:date="2026-09-15T16:02:00Z" w16du:dateUtc="2026-09-15T10:32:00Z">
              <w:r w:rsidDel="00DC1E5B">
                <w:rPr>
                  <w:sz w:val="17"/>
                </w:rPr>
                <w:delText>Bank Name</w:delText>
              </w:r>
            </w:del>
          </w:p>
        </w:tc>
        <w:tc>
          <w:tcPr>
            <w:tcW w:w="2309" w:type="dxa"/>
            <w:vAlign w:val="center"/>
            <w:tcPrChange w:id="169" w:author="Ravi Sharma" w:date="2026-09-15T16:02:00Z" w16du:dateUtc="2026-09-15T10:32:00Z">
              <w:tcPr>
                <w:tcW w:w="2552" w:type="dxa"/>
                <w:vAlign w:val="center"/>
              </w:tcPr>
            </w:tcPrChange>
          </w:tcPr>
          <w:p w14:paraId="59EEE025" w14:textId="5F3D558D" w:rsidR="005306C8" w:rsidDel="00DC1E5B" w:rsidRDefault="005306C8" w:rsidP="000E53B8">
            <w:pPr>
              <w:rPr>
                <w:del w:id="170" w:author="Ravi Sharma" w:date="2026-09-15T16:02:00Z" w16du:dateUtc="2026-09-15T10:32:00Z"/>
              </w:rPr>
            </w:pPr>
            <w:del w:id="171" w:author="Ravi Sharma" w:date="2026-09-15T16:02:00Z" w16du:dateUtc="2026-09-15T10:32:00Z">
              <w:r w:rsidDel="00DC1E5B">
                <w:rPr>
                  <w:sz w:val="17"/>
                </w:rPr>
                <w:delText>Field not present</w:delText>
              </w:r>
            </w:del>
          </w:p>
        </w:tc>
        <w:tc>
          <w:tcPr>
            <w:tcW w:w="4603" w:type="dxa"/>
            <w:vAlign w:val="center"/>
            <w:tcPrChange w:id="172" w:author="Ravi Sharma" w:date="2026-09-15T16:02:00Z" w16du:dateUtc="2026-09-15T10:32:00Z">
              <w:tcPr>
                <w:tcW w:w="5338" w:type="dxa"/>
                <w:vAlign w:val="center"/>
              </w:tcPr>
            </w:tcPrChange>
          </w:tcPr>
          <w:p w14:paraId="3C19DDC8" w14:textId="7E1BC641" w:rsidR="005306C8" w:rsidDel="00DC1E5B" w:rsidRDefault="005306C8" w:rsidP="000E53B8">
            <w:pPr>
              <w:rPr>
                <w:del w:id="173" w:author="Ravi Sharma" w:date="2026-09-15T16:02:00Z" w16du:dateUtc="2026-09-15T10:32:00Z"/>
              </w:rPr>
            </w:pPr>
            <w:del w:id="174" w:author="Ravi Sharma" w:date="2026-09-15T16:02:00Z" w16du:dateUtc="2026-09-15T10:32:00Z">
              <w:r w:rsidDel="00DC1E5B">
                <w:rPr>
                  <w:sz w:val="17"/>
                </w:rPr>
                <w:delText>Bank Name is not present in the uploaded SI Form.</w:delText>
              </w:r>
            </w:del>
          </w:p>
        </w:tc>
      </w:tr>
      <w:tr w:rsidR="005306C8" w:rsidDel="00DC1E5B" w14:paraId="12430B00" w14:textId="7A4BE108" w:rsidTr="00DC1E5B">
        <w:trPr>
          <w:jc w:val="center"/>
          <w:del w:id="175" w:author="Ravi Sharma" w:date="2026-09-15T16:02:00Z"/>
          <w:trPrChange w:id="176" w:author="Ravi Sharma" w:date="2026-09-15T16:02:00Z" w16du:dateUtc="2026-09-15T10:32:00Z">
            <w:trPr>
              <w:jc w:val="center"/>
            </w:trPr>
          </w:trPrChange>
        </w:trPr>
        <w:tc>
          <w:tcPr>
            <w:tcW w:w="464" w:type="dxa"/>
            <w:vAlign w:val="center"/>
            <w:tcPrChange w:id="177" w:author="Ravi Sharma" w:date="2026-09-15T16:02:00Z" w16du:dateUtc="2026-09-15T10:32:00Z">
              <w:tcPr>
                <w:tcW w:w="499" w:type="dxa"/>
                <w:vAlign w:val="center"/>
              </w:tcPr>
            </w:tcPrChange>
          </w:tcPr>
          <w:p w14:paraId="015FDCA8" w14:textId="334A6906" w:rsidR="005306C8" w:rsidDel="00DC1E5B" w:rsidRDefault="005306C8" w:rsidP="000E53B8">
            <w:pPr>
              <w:rPr>
                <w:del w:id="178" w:author="Ravi Sharma" w:date="2026-09-15T16:02:00Z" w16du:dateUtc="2026-09-15T10:32:00Z"/>
              </w:rPr>
            </w:pPr>
            <w:del w:id="179" w:author="Ravi Sharma" w:date="2026-09-15T16:02:00Z" w16du:dateUtc="2026-09-15T10:32:00Z">
              <w:r w:rsidDel="00DC1E5B">
                <w:rPr>
                  <w:sz w:val="17"/>
                </w:rPr>
                <w:delText>2</w:delText>
              </w:r>
            </w:del>
          </w:p>
        </w:tc>
        <w:tc>
          <w:tcPr>
            <w:tcW w:w="1974" w:type="dxa"/>
            <w:vAlign w:val="center"/>
            <w:tcPrChange w:id="180" w:author="Ravi Sharma" w:date="2026-09-15T16:02:00Z" w16du:dateUtc="2026-09-15T10:32:00Z">
              <w:tcPr>
                <w:tcW w:w="2195" w:type="dxa"/>
                <w:vAlign w:val="center"/>
              </w:tcPr>
            </w:tcPrChange>
          </w:tcPr>
          <w:p w14:paraId="55A0C84F" w14:textId="065278EC" w:rsidR="005306C8" w:rsidDel="00DC1E5B" w:rsidRDefault="005306C8" w:rsidP="000E53B8">
            <w:pPr>
              <w:rPr>
                <w:del w:id="181" w:author="Ravi Sharma" w:date="2026-09-15T16:02:00Z" w16du:dateUtc="2026-09-15T10:32:00Z"/>
              </w:rPr>
            </w:pPr>
            <w:del w:id="182" w:author="Ravi Sharma" w:date="2026-09-15T16:02:00Z" w16du:dateUtc="2026-09-15T10:32:00Z">
              <w:r w:rsidDel="00DC1E5B">
                <w:rPr>
                  <w:sz w:val="17"/>
                </w:rPr>
                <w:delText>Bank Name</w:delText>
              </w:r>
            </w:del>
          </w:p>
        </w:tc>
        <w:tc>
          <w:tcPr>
            <w:tcW w:w="2309" w:type="dxa"/>
            <w:vAlign w:val="center"/>
            <w:tcPrChange w:id="183" w:author="Ravi Sharma" w:date="2026-09-15T16:02:00Z" w16du:dateUtc="2026-09-15T10:32:00Z">
              <w:tcPr>
                <w:tcW w:w="2552" w:type="dxa"/>
                <w:vAlign w:val="center"/>
              </w:tcPr>
            </w:tcPrChange>
          </w:tcPr>
          <w:p w14:paraId="14317025" w14:textId="7FA2CBB3" w:rsidR="005306C8" w:rsidDel="00DC1E5B" w:rsidRDefault="005306C8" w:rsidP="000E53B8">
            <w:pPr>
              <w:rPr>
                <w:del w:id="184" w:author="Ravi Sharma" w:date="2026-09-15T16:02:00Z" w16du:dateUtc="2026-09-15T10:32:00Z"/>
              </w:rPr>
            </w:pPr>
            <w:del w:id="185" w:author="Ravi Sharma" w:date="2026-09-15T16:02:00Z" w16du:dateUtc="2026-09-15T10:32:00Z">
              <w:r w:rsidDel="00DC1E5B">
                <w:rPr>
                  <w:sz w:val="17"/>
                </w:rPr>
                <w:delText>Value cannot be identified/read</w:delText>
              </w:r>
            </w:del>
          </w:p>
        </w:tc>
        <w:tc>
          <w:tcPr>
            <w:tcW w:w="4603" w:type="dxa"/>
            <w:vAlign w:val="center"/>
            <w:tcPrChange w:id="186" w:author="Ravi Sharma" w:date="2026-09-15T16:02:00Z" w16du:dateUtc="2026-09-15T10:32:00Z">
              <w:tcPr>
                <w:tcW w:w="5338" w:type="dxa"/>
                <w:vAlign w:val="center"/>
              </w:tcPr>
            </w:tcPrChange>
          </w:tcPr>
          <w:p w14:paraId="47A7FA88" w14:textId="3CA3FDC9" w:rsidR="005306C8" w:rsidDel="00DC1E5B" w:rsidRDefault="005306C8" w:rsidP="000E53B8">
            <w:pPr>
              <w:rPr>
                <w:del w:id="187" w:author="Ravi Sharma" w:date="2026-09-15T16:02:00Z" w16du:dateUtc="2026-09-15T10:32:00Z"/>
              </w:rPr>
            </w:pPr>
            <w:del w:id="188" w:author="Ravi Sharma" w:date="2026-09-15T16:02:00Z" w16du:dateUtc="2026-09-15T10:32:00Z">
              <w:r w:rsidDel="00DC1E5B">
                <w:rPr>
                  <w:sz w:val="17"/>
                </w:rPr>
                <w:delText>Bank Name could not be readable in the uploaded SI Form. Please upload a clear SI Form.</w:delText>
              </w:r>
            </w:del>
          </w:p>
        </w:tc>
      </w:tr>
      <w:tr w:rsidR="005306C8" w:rsidDel="00DC1E5B" w14:paraId="06FFA524" w14:textId="585A03D9" w:rsidTr="00DC1E5B">
        <w:trPr>
          <w:jc w:val="center"/>
          <w:del w:id="189" w:author="Ravi Sharma" w:date="2026-09-15T16:02:00Z"/>
          <w:trPrChange w:id="190" w:author="Ravi Sharma" w:date="2026-09-15T16:02:00Z" w16du:dateUtc="2026-09-15T10:32:00Z">
            <w:trPr>
              <w:jc w:val="center"/>
            </w:trPr>
          </w:trPrChange>
        </w:trPr>
        <w:tc>
          <w:tcPr>
            <w:tcW w:w="464" w:type="dxa"/>
            <w:vAlign w:val="center"/>
            <w:tcPrChange w:id="191" w:author="Ravi Sharma" w:date="2026-09-15T16:02:00Z" w16du:dateUtc="2026-09-15T10:32:00Z">
              <w:tcPr>
                <w:tcW w:w="499" w:type="dxa"/>
                <w:vAlign w:val="center"/>
              </w:tcPr>
            </w:tcPrChange>
          </w:tcPr>
          <w:p w14:paraId="3109BF71" w14:textId="7345C1E2" w:rsidR="005306C8" w:rsidDel="00DC1E5B" w:rsidRDefault="005306C8" w:rsidP="000E53B8">
            <w:pPr>
              <w:rPr>
                <w:del w:id="192" w:author="Ravi Sharma" w:date="2026-09-15T16:02:00Z" w16du:dateUtc="2026-09-15T10:32:00Z"/>
              </w:rPr>
            </w:pPr>
            <w:del w:id="193" w:author="Ravi Sharma" w:date="2026-09-15T16:02:00Z" w16du:dateUtc="2026-09-15T10:32:00Z">
              <w:r w:rsidDel="00DC1E5B">
                <w:rPr>
                  <w:sz w:val="17"/>
                </w:rPr>
                <w:delText>2</w:delText>
              </w:r>
            </w:del>
          </w:p>
        </w:tc>
        <w:tc>
          <w:tcPr>
            <w:tcW w:w="1974" w:type="dxa"/>
            <w:vAlign w:val="center"/>
            <w:tcPrChange w:id="194" w:author="Ravi Sharma" w:date="2026-09-15T16:02:00Z" w16du:dateUtc="2026-09-15T10:32:00Z">
              <w:tcPr>
                <w:tcW w:w="2195" w:type="dxa"/>
                <w:vAlign w:val="center"/>
              </w:tcPr>
            </w:tcPrChange>
          </w:tcPr>
          <w:p w14:paraId="5E020D9E" w14:textId="6F046049" w:rsidR="005306C8" w:rsidDel="00DC1E5B" w:rsidRDefault="005306C8" w:rsidP="000E53B8">
            <w:pPr>
              <w:rPr>
                <w:del w:id="195" w:author="Ravi Sharma" w:date="2026-09-15T16:02:00Z" w16du:dateUtc="2026-09-15T10:32:00Z"/>
              </w:rPr>
            </w:pPr>
            <w:del w:id="196" w:author="Ravi Sharma" w:date="2026-09-15T16:02:00Z" w16du:dateUtc="2026-09-15T10:32:00Z">
              <w:r w:rsidDel="00DC1E5B">
                <w:rPr>
                  <w:sz w:val="17"/>
                </w:rPr>
                <w:delText>Bank Name</w:delText>
              </w:r>
            </w:del>
          </w:p>
        </w:tc>
        <w:tc>
          <w:tcPr>
            <w:tcW w:w="2309" w:type="dxa"/>
            <w:vAlign w:val="center"/>
            <w:tcPrChange w:id="197" w:author="Ravi Sharma" w:date="2026-09-15T16:02:00Z" w16du:dateUtc="2026-09-15T10:32:00Z">
              <w:tcPr>
                <w:tcW w:w="2552" w:type="dxa"/>
                <w:vAlign w:val="center"/>
              </w:tcPr>
            </w:tcPrChange>
          </w:tcPr>
          <w:p w14:paraId="0FD14FC0" w14:textId="05544056" w:rsidR="005306C8" w:rsidDel="00DC1E5B" w:rsidRDefault="005306C8" w:rsidP="000E53B8">
            <w:pPr>
              <w:rPr>
                <w:del w:id="198" w:author="Ravi Sharma" w:date="2026-09-15T16:02:00Z" w16du:dateUtc="2026-09-15T10:32:00Z"/>
              </w:rPr>
            </w:pPr>
            <w:del w:id="199" w:author="Ravi Sharma" w:date="2026-09-15T16:02:00Z" w16du:dateUtc="2026-09-15T10:32:00Z">
              <w:r w:rsidDel="00DC1E5B">
                <w:rPr>
                  <w:sz w:val="17"/>
                </w:rPr>
                <w:delText>Value does not match Proposal Form</w:delText>
              </w:r>
            </w:del>
          </w:p>
        </w:tc>
        <w:tc>
          <w:tcPr>
            <w:tcW w:w="4603" w:type="dxa"/>
            <w:vAlign w:val="center"/>
            <w:tcPrChange w:id="200" w:author="Ravi Sharma" w:date="2026-09-15T16:02:00Z" w16du:dateUtc="2026-09-15T10:32:00Z">
              <w:tcPr>
                <w:tcW w:w="5338" w:type="dxa"/>
                <w:vAlign w:val="center"/>
              </w:tcPr>
            </w:tcPrChange>
          </w:tcPr>
          <w:p w14:paraId="6BED3B0F" w14:textId="60BD4702" w:rsidR="005306C8" w:rsidDel="00DC1E5B" w:rsidRDefault="005306C8" w:rsidP="000E53B8">
            <w:pPr>
              <w:rPr>
                <w:del w:id="201" w:author="Ravi Sharma" w:date="2026-09-15T16:02:00Z" w16du:dateUtc="2026-09-15T10:32:00Z"/>
              </w:rPr>
            </w:pPr>
            <w:del w:id="202" w:author="Ravi Sharma" w:date="2026-09-15T16:02:00Z" w16du:dateUtc="2026-09-15T10:32:00Z">
              <w:r w:rsidDel="00DC1E5B">
                <w:rPr>
                  <w:sz w:val="17"/>
                </w:rPr>
                <w:delText xml:space="preserve">Bank Name does not match with the Bank Name </w:delText>
              </w:r>
            </w:del>
            <w:del w:id="203" w:author="Ravi Sharma" w:date="2026-09-09T17:20:00Z" w16du:dateUtc="2026-09-09T11:50:00Z">
              <w:r w:rsidDel="002F13ED">
                <w:rPr>
                  <w:sz w:val="17"/>
                </w:rPr>
                <w:delText>in the Proposal Form.</w:delText>
              </w:r>
            </w:del>
          </w:p>
        </w:tc>
      </w:tr>
      <w:tr w:rsidR="005306C8" w:rsidDel="00DC1E5B" w14:paraId="4E1CF85D" w14:textId="3DF1447A" w:rsidTr="00DC1E5B">
        <w:trPr>
          <w:jc w:val="center"/>
          <w:del w:id="204" w:author="Ravi Sharma" w:date="2026-09-15T16:02:00Z"/>
          <w:trPrChange w:id="205" w:author="Ravi Sharma" w:date="2026-09-15T16:02:00Z" w16du:dateUtc="2026-09-15T10:32:00Z">
            <w:trPr>
              <w:jc w:val="center"/>
            </w:trPr>
          </w:trPrChange>
        </w:trPr>
        <w:tc>
          <w:tcPr>
            <w:tcW w:w="464" w:type="dxa"/>
            <w:vAlign w:val="center"/>
            <w:tcPrChange w:id="206" w:author="Ravi Sharma" w:date="2026-09-15T16:02:00Z" w16du:dateUtc="2026-09-15T10:32:00Z">
              <w:tcPr>
                <w:tcW w:w="499" w:type="dxa"/>
                <w:vAlign w:val="center"/>
              </w:tcPr>
            </w:tcPrChange>
          </w:tcPr>
          <w:p w14:paraId="186EFEC4" w14:textId="4717320B" w:rsidR="005306C8" w:rsidDel="00DC1E5B" w:rsidRDefault="005306C8" w:rsidP="000E53B8">
            <w:pPr>
              <w:rPr>
                <w:del w:id="207" w:author="Ravi Sharma" w:date="2026-09-15T16:02:00Z" w16du:dateUtc="2026-09-15T10:32:00Z"/>
              </w:rPr>
            </w:pPr>
            <w:del w:id="208" w:author="Ravi Sharma" w:date="2026-09-15T16:02:00Z" w16du:dateUtc="2026-09-15T10:32:00Z">
              <w:r w:rsidDel="00DC1E5B">
                <w:rPr>
                  <w:sz w:val="17"/>
                </w:rPr>
                <w:delText>3</w:delText>
              </w:r>
            </w:del>
          </w:p>
        </w:tc>
        <w:tc>
          <w:tcPr>
            <w:tcW w:w="1974" w:type="dxa"/>
            <w:vAlign w:val="center"/>
            <w:tcPrChange w:id="209" w:author="Ravi Sharma" w:date="2026-09-15T16:02:00Z" w16du:dateUtc="2026-09-15T10:32:00Z">
              <w:tcPr>
                <w:tcW w:w="2195" w:type="dxa"/>
                <w:vAlign w:val="center"/>
              </w:tcPr>
            </w:tcPrChange>
          </w:tcPr>
          <w:p w14:paraId="753070E1" w14:textId="55E1231C" w:rsidR="005306C8" w:rsidDel="00DC1E5B" w:rsidRDefault="005306C8" w:rsidP="000E53B8">
            <w:pPr>
              <w:rPr>
                <w:del w:id="210" w:author="Ravi Sharma" w:date="2026-09-15T16:02:00Z" w16du:dateUtc="2026-09-15T10:32:00Z"/>
              </w:rPr>
            </w:pPr>
            <w:del w:id="211" w:author="Ravi Sharma" w:date="2026-09-15T16:02:00Z" w16du:dateUtc="2026-09-15T10:32:00Z">
              <w:r w:rsidDel="00DC1E5B">
                <w:rPr>
                  <w:sz w:val="17"/>
                </w:rPr>
                <w:delText>Amount in Figure (INR</w:delText>
              </w:r>
            </w:del>
          </w:p>
        </w:tc>
        <w:tc>
          <w:tcPr>
            <w:tcW w:w="2309" w:type="dxa"/>
            <w:vAlign w:val="center"/>
            <w:tcPrChange w:id="212" w:author="Ravi Sharma" w:date="2026-09-15T16:02:00Z" w16du:dateUtc="2026-09-15T10:32:00Z">
              <w:tcPr>
                <w:tcW w:w="2552" w:type="dxa"/>
                <w:vAlign w:val="center"/>
              </w:tcPr>
            </w:tcPrChange>
          </w:tcPr>
          <w:p w14:paraId="5E67531C" w14:textId="3CFD9518" w:rsidR="005306C8" w:rsidDel="00DC1E5B" w:rsidRDefault="005306C8" w:rsidP="000E53B8">
            <w:pPr>
              <w:rPr>
                <w:del w:id="213" w:author="Ravi Sharma" w:date="2026-09-15T16:02:00Z" w16du:dateUtc="2026-09-15T10:32:00Z"/>
              </w:rPr>
            </w:pPr>
            <w:del w:id="214" w:author="Ravi Sharma" w:date="2026-09-15T16:02:00Z" w16du:dateUtc="2026-09-15T10:32:00Z">
              <w:r w:rsidDel="00DC1E5B">
                <w:rPr>
                  <w:sz w:val="17"/>
                </w:rPr>
                <w:delText>Field not present</w:delText>
              </w:r>
            </w:del>
          </w:p>
        </w:tc>
        <w:tc>
          <w:tcPr>
            <w:tcW w:w="4603" w:type="dxa"/>
            <w:vAlign w:val="center"/>
            <w:tcPrChange w:id="215" w:author="Ravi Sharma" w:date="2026-09-15T16:02:00Z" w16du:dateUtc="2026-09-15T10:32:00Z">
              <w:tcPr>
                <w:tcW w:w="5338" w:type="dxa"/>
                <w:vAlign w:val="center"/>
              </w:tcPr>
            </w:tcPrChange>
          </w:tcPr>
          <w:p w14:paraId="3CEC3E40" w14:textId="25620F4A" w:rsidR="005306C8" w:rsidDel="00DC1E5B" w:rsidRDefault="005306C8" w:rsidP="000E53B8">
            <w:pPr>
              <w:rPr>
                <w:del w:id="216" w:author="Ravi Sharma" w:date="2026-09-15T16:02:00Z" w16du:dateUtc="2026-09-15T10:32:00Z"/>
              </w:rPr>
            </w:pPr>
            <w:del w:id="217" w:author="Ravi Sharma" w:date="2026-09-15T16:02:00Z" w16du:dateUtc="2026-09-15T10:32:00Z">
              <w:r w:rsidDel="00DC1E5B">
                <w:rPr>
                  <w:sz w:val="17"/>
                </w:rPr>
                <w:delText>SI Amount is not present in the uploaded SI Form.</w:delText>
              </w:r>
            </w:del>
          </w:p>
        </w:tc>
      </w:tr>
      <w:tr w:rsidR="005306C8" w:rsidDel="00DC1E5B" w14:paraId="0B0E0AB6" w14:textId="1BDCCBC4" w:rsidTr="00DC1E5B">
        <w:trPr>
          <w:jc w:val="center"/>
          <w:del w:id="218" w:author="Ravi Sharma" w:date="2026-09-15T16:02:00Z"/>
          <w:trPrChange w:id="219" w:author="Ravi Sharma" w:date="2026-09-15T16:02:00Z" w16du:dateUtc="2026-09-15T10:32:00Z">
            <w:trPr>
              <w:jc w:val="center"/>
            </w:trPr>
          </w:trPrChange>
        </w:trPr>
        <w:tc>
          <w:tcPr>
            <w:tcW w:w="464" w:type="dxa"/>
            <w:vAlign w:val="center"/>
            <w:tcPrChange w:id="220" w:author="Ravi Sharma" w:date="2026-09-15T16:02:00Z" w16du:dateUtc="2026-09-15T10:32:00Z">
              <w:tcPr>
                <w:tcW w:w="499" w:type="dxa"/>
                <w:vAlign w:val="center"/>
              </w:tcPr>
            </w:tcPrChange>
          </w:tcPr>
          <w:p w14:paraId="4870DCD4" w14:textId="124FF1B9" w:rsidR="005306C8" w:rsidDel="00DC1E5B" w:rsidRDefault="005306C8" w:rsidP="000E53B8">
            <w:pPr>
              <w:rPr>
                <w:del w:id="221" w:author="Ravi Sharma" w:date="2026-09-15T16:02:00Z" w16du:dateUtc="2026-09-15T10:32:00Z"/>
              </w:rPr>
            </w:pPr>
            <w:del w:id="222" w:author="Ravi Sharma" w:date="2026-09-15T16:02:00Z" w16du:dateUtc="2026-09-15T10:32:00Z">
              <w:r w:rsidDel="00DC1E5B">
                <w:rPr>
                  <w:sz w:val="17"/>
                </w:rPr>
                <w:delText>3</w:delText>
              </w:r>
            </w:del>
          </w:p>
        </w:tc>
        <w:tc>
          <w:tcPr>
            <w:tcW w:w="1974" w:type="dxa"/>
            <w:vAlign w:val="center"/>
            <w:tcPrChange w:id="223" w:author="Ravi Sharma" w:date="2026-09-15T16:02:00Z" w16du:dateUtc="2026-09-15T10:32:00Z">
              <w:tcPr>
                <w:tcW w:w="2195" w:type="dxa"/>
                <w:vAlign w:val="center"/>
              </w:tcPr>
            </w:tcPrChange>
          </w:tcPr>
          <w:p w14:paraId="2CD49113" w14:textId="312756DD" w:rsidR="005306C8" w:rsidDel="00DC1E5B" w:rsidRDefault="005306C8" w:rsidP="000E53B8">
            <w:pPr>
              <w:rPr>
                <w:del w:id="224" w:author="Ravi Sharma" w:date="2026-09-15T16:02:00Z" w16du:dateUtc="2026-09-15T10:32:00Z"/>
              </w:rPr>
            </w:pPr>
            <w:del w:id="225" w:author="Ravi Sharma" w:date="2026-09-15T16:02:00Z" w16du:dateUtc="2026-09-15T10:32:00Z">
              <w:r w:rsidDel="00DC1E5B">
                <w:rPr>
                  <w:sz w:val="17"/>
                </w:rPr>
                <w:delText>Amount in Figure (INR)</w:delText>
              </w:r>
            </w:del>
          </w:p>
        </w:tc>
        <w:tc>
          <w:tcPr>
            <w:tcW w:w="2309" w:type="dxa"/>
            <w:vAlign w:val="center"/>
            <w:tcPrChange w:id="226" w:author="Ravi Sharma" w:date="2026-09-15T16:02:00Z" w16du:dateUtc="2026-09-15T10:32:00Z">
              <w:tcPr>
                <w:tcW w:w="2552" w:type="dxa"/>
                <w:vAlign w:val="center"/>
              </w:tcPr>
            </w:tcPrChange>
          </w:tcPr>
          <w:p w14:paraId="71CE5A7E" w14:textId="17BC14E8" w:rsidR="005306C8" w:rsidDel="00DC1E5B" w:rsidRDefault="005306C8" w:rsidP="000E53B8">
            <w:pPr>
              <w:rPr>
                <w:del w:id="227" w:author="Ravi Sharma" w:date="2026-09-15T16:02:00Z" w16du:dateUtc="2026-09-15T10:32:00Z"/>
              </w:rPr>
            </w:pPr>
            <w:del w:id="228" w:author="Ravi Sharma" w:date="2026-09-15T16:02:00Z" w16du:dateUtc="2026-09-15T10:32:00Z">
              <w:r w:rsidDel="00DC1E5B">
                <w:rPr>
                  <w:sz w:val="17"/>
                </w:rPr>
                <w:delText>Value cannot be identified/read</w:delText>
              </w:r>
            </w:del>
          </w:p>
        </w:tc>
        <w:tc>
          <w:tcPr>
            <w:tcW w:w="4603" w:type="dxa"/>
            <w:vAlign w:val="center"/>
            <w:tcPrChange w:id="229" w:author="Ravi Sharma" w:date="2026-09-15T16:02:00Z" w16du:dateUtc="2026-09-15T10:32:00Z">
              <w:tcPr>
                <w:tcW w:w="5338" w:type="dxa"/>
                <w:vAlign w:val="center"/>
              </w:tcPr>
            </w:tcPrChange>
          </w:tcPr>
          <w:p w14:paraId="147296C0" w14:textId="71FD4213" w:rsidR="005306C8" w:rsidDel="00DC1E5B" w:rsidRDefault="005306C8" w:rsidP="000E53B8">
            <w:pPr>
              <w:rPr>
                <w:del w:id="230" w:author="Ravi Sharma" w:date="2026-09-15T16:02:00Z" w16du:dateUtc="2026-09-15T10:32:00Z"/>
              </w:rPr>
            </w:pPr>
            <w:del w:id="231" w:author="Ravi Sharma" w:date="2026-09-15T16:02:00Z" w16du:dateUtc="2026-09-15T10:32:00Z">
              <w:r w:rsidDel="00DC1E5B">
                <w:rPr>
                  <w:sz w:val="17"/>
                </w:rPr>
                <w:delText>SI Amount could not be readable in the uploaded SI Form. Please upload a clear SI Form.</w:delText>
              </w:r>
            </w:del>
          </w:p>
        </w:tc>
      </w:tr>
      <w:tr w:rsidR="005306C8" w:rsidDel="00DC1E5B" w14:paraId="26206160" w14:textId="0EA8B16B" w:rsidTr="00DC1E5B">
        <w:trPr>
          <w:jc w:val="center"/>
          <w:del w:id="232" w:author="Ravi Sharma" w:date="2026-09-15T16:02:00Z"/>
          <w:trPrChange w:id="233" w:author="Ravi Sharma" w:date="2026-09-15T16:02:00Z" w16du:dateUtc="2026-09-15T10:32:00Z">
            <w:trPr>
              <w:jc w:val="center"/>
            </w:trPr>
          </w:trPrChange>
        </w:trPr>
        <w:tc>
          <w:tcPr>
            <w:tcW w:w="464" w:type="dxa"/>
            <w:vAlign w:val="center"/>
            <w:tcPrChange w:id="234" w:author="Ravi Sharma" w:date="2026-09-15T16:02:00Z" w16du:dateUtc="2026-09-15T10:32:00Z">
              <w:tcPr>
                <w:tcW w:w="499" w:type="dxa"/>
                <w:vAlign w:val="center"/>
              </w:tcPr>
            </w:tcPrChange>
          </w:tcPr>
          <w:p w14:paraId="34BD9C1E" w14:textId="0F4492A9" w:rsidR="005306C8" w:rsidDel="00DC1E5B" w:rsidRDefault="005306C8" w:rsidP="000E53B8">
            <w:pPr>
              <w:rPr>
                <w:del w:id="235" w:author="Ravi Sharma" w:date="2026-09-15T16:02:00Z" w16du:dateUtc="2026-09-15T10:32:00Z"/>
              </w:rPr>
            </w:pPr>
            <w:del w:id="236" w:author="Ravi Sharma" w:date="2026-09-15T16:02:00Z" w16du:dateUtc="2026-09-15T10:32:00Z">
              <w:r w:rsidDel="00DC1E5B">
                <w:rPr>
                  <w:sz w:val="17"/>
                </w:rPr>
                <w:delText>3</w:delText>
              </w:r>
            </w:del>
          </w:p>
        </w:tc>
        <w:tc>
          <w:tcPr>
            <w:tcW w:w="1974" w:type="dxa"/>
            <w:vAlign w:val="center"/>
            <w:tcPrChange w:id="237" w:author="Ravi Sharma" w:date="2026-09-15T16:02:00Z" w16du:dateUtc="2026-09-15T10:32:00Z">
              <w:tcPr>
                <w:tcW w:w="2195" w:type="dxa"/>
                <w:vAlign w:val="center"/>
              </w:tcPr>
            </w:tcPrChange>
          </w:tcPr>
          <w:p w14:paraId="691B06FC" w14:textId="2B266E49" w:rsidR="005306C8" w:rsidDel="00DC1E5B" w:rsidRDefault="005306C8" w:rsidP="000E53B8">
            <w:pPr>
              <w:rPr>
                <w:del w:id="238" w:author="Ravi Sharma" w:date="2026-09-15T16:02:00Z" w16du:dateUtc="2026-09-15T10:32:00Z"/>
              </w:rPr>
            </w:pPr>
            <w:del w:id="239" w:author="Ravi Sharma" w:date="2026-09-15T16:02:00Z" w16du:dateUtc="2026-09-15T10:32:00Z">
              <w:r w:rsidDel="00DC1E5B">
                <w:rPr>
                  <w:sz w:val="17"/>
                </w:rPr>
                <w:delText>Amount in Figure (INR)</w:delText>
              </w:r>
            </w:del>
          </w:p>
        </w:tc>
        <w:tc>
          <w:tcPr>
            <w:tcW w:w="2309" w:type="dxa"/>
            <w:vAlign w:val="center"/>
            <w:tcPrChange w:id="240" w:author="Ravi Sharma" w:date="2026-09-15T16:02:00Z" w16du:dateUtc="2026-09-15T10:32:00Z">
              <w:tcPr>
                <w:tcW w:w="2552" w:type="dxa"/>
                <w:vAlign w:val="center"/>
              </w:tcPr>
            </w:tcPrChange>
          </w:tcPr>
          <w:p w14:paraId="4CE7D474" w14:textId="4A9C57EF" w:rsidR="005306C8" w:rsidDel="00DC1E5B" w:rsidRDefault="005306C8" w:rsidP="000E53B8">
            <w:pPr>
              <w:rPr>
                <w:del w:id="241" w:author="Ravi Sharma" w:date="2026-09-15T16:02:00Z" w16du:dateUtc="2026-09-15T10:32:00Z"/>
              </w:rPr>
            </w:pPr>
            <w:del w:id="242" w:author="Ravi Sharma" w:date="2026-09-15T16:02:00Z" w16du:dateUtc="2026-09-15T10:32:00Z">
              <w:r w:rsidDel="00DC1E5B">
                <w:rPr>
                  <w:sz w:val="17"/>
                </w:rPr>
                <w:delText>Value does not match Proposal Form</w:delText>
              </w:r>
            </w:del>
          </w:p>
        </w:tc>
        <w:tc>
          <w:tcPr>
            <w:tcW w:w="4603" w:type="dxa"/>
            <w:vAlign w:val="center"/>
            <w:tcPrChange w:id="243" w:author="Ravi Sharma" w:date="2026-09-15T16:02:00Z" w16du:dateUtc="2026-09-15T10:32:00Z">
              <w:tcPr>
                <w:tcW w:w="5338" w:type="dxa"/>
                <w:vAlign w:val="center"/>
              </w:tcPr>
            </w:tcPrChange>
          </w:tcPr>
          <w:p w14:paraId="74CE36FC" w14:textId="298FD9F1" w:rsidR="005306C8" w:rsidDel="00DC1E5B" w:rsidRDefault="005306C8" w:rsidP="000E53B8">
            <w:pPr>
              <w:rPr>
                <w:del w:id="244" w:author="Ravi Sharma" w:date="2026-09-15T16:02:00Z" w16du:dateUtc="2026-09-15T10:32:00Z"/>
              </w:rPr>
            </w:pPr>
            <w:del w:id="245" w:author="Ravi Sharma" w:date="2026-09-15T16:02:00Z" w16du:dateUtc="2026-09-15T10:32:00Z">
              <w:r w:rsidDel="00DC1E5B">
                <w:rPr>
                  <w:sz w:val="17"/>
                </w:rPr>
                <w:delText xml:space="preserve">SI Amount does not match with the Amount </w:delText>
              </w:r>
            </w:del>
            <w:del w:id="246" w:author="Ravi Sharma" w:date="2026-09-09T17:21:00Z" w16du:dateUtc="2026-09-09T11:51:00Z">
              <w:r w:rsidDel="002F13ED">
                <w:rPr>
                  <w:sz w:val="17"/>
                </w:rPr>
                <w:delText>in the</w:delText>
              </w:r>
            </w:del>
            <w:del w:id="247" w:author="Ravi Sharma" w:date="2026-09-15T16:02:00Z" w16du:dateUtc="2026-09-15T10:32:00Z">
              <w:r w:rsidDel="00DC1E5B">
                <w:rPr>
                  <w:sz w:val="17"/>
                </w:rPr>
                <w:delText xml:space="preserve"> </w:delText>
              </w:r>
            </w:del>
            <w:del w:id="248" w:author="Ravi Sharma" w:date="2026-09-09T17:21:00Z" w16du:dateUtc="2026-09-09T11:51:00Z">
              <w:r w:rsidDel="002F13ED">
                <w:rPr>
                  <w:sz w:val="17"/>
                </w:rPr>
                <w:delText>Proposal Form.</w:delText>
              </w:r>
            </w:del>
          </w:p>
        </w:tc>
      </w:tr>
      <w:tr w:rsidR="005306C8" w:rsidDel="00DC1E5B" w14:paraId="44E1D3F6" w14:textId="69B2E4C2" w:rsidTr="00DC1E5B">
        <w:trPr>
          <w:jc w:val="center"/>
          <w:del w:id="249" w:author="Ravi Sharma" w:date="2026-09-15T16:02:00Z"/>
          <w:trPrChange w:id="250" w:author="Ravi Sharma" w:date="2026-09-15T16:02:00Z" w16du:dateUtc="2026-09-15T10:32:00Z">
            <w:trPr>
              <w:jc w:val="center"/>
            </w:trPr>
          </w:trPrChange>
        </w:trPr>
        <w:tc>
          <w:tcPr>
            <w:tcW w:w="464" w:type="dxa"/>
            <w:vAlign w:val="center"/>
            <w:tcPrChange w:id="251" w:author="Ravi Sharma" w:date="2026-09-15T16:02:00Z" w16du:dateUtc="2026-09-15T10:32:00Z">
              <w:tcPr>
                <w:tcW w:w="499" w:type="dxa"/>
                <w:vAlign w:val="center"/>
              </w:tcPr>
            </w:tcPrChange>
          </w:tcPr>
          <w:p w14:paraId="43447538" w14:textId="56D9F2C0" w:rsidR="005306C8" w:rsidDel="00DC1E5B" w:rsidRDefault="005306C8" w:rsidP="000E53B8">
            <w:pPr>
              <w:rPr>
                <w:del w:id="252" w:author="Ravi Sharma" w:date="2026-09-15T16:02:00Z" w16du:dateUtc="2026-09-15T10:32:00Z"/>
              </w:rPr>
            </w:pPr>
            <w:del w:id="253" w:author="Ravi Sharma" w:date="2026-09-15T16:02:00Z" w16du:dateUtc="2026-09-15T10:32:00Z">
              <w:r w:rsidDel="00DC1E5B">
                <w:rPr>
                  <w:sz w:val="17"/>
                </w:rPr>
                <w:delText>3</w:delText>
              </w:r>
            </w:del>
          </w:p>
        </w:tc>
        <w:tc>
          <w:tcPr>
            <w:tcW w:w="1974" w:type="dxa"/>
            <w:vAlign w:val="center"/>
            <w:tcPrChange w:id="254" w:author="Ravi Sharma" w:date="2026-09-15T16:02:00Z" w16du:dateUtc="2026-09-15T10:32:00Z">
              <w:tcPr>
                <w:tcW w:w="2195" w:type="dxa"/>
                <w:vAlign w:val="center"/>
              </w:tcPr>
            </w:tcPrChange>
          </w:tcPr>
          <w:p w14:paraId="3451BAEA" w14:textId="4EB36B5F" w:rsidR="005306C8" w:rsidDel="00DC1E5B" w:rsidRDefault="005306C8" w:rsidP="000E53B8">
            <w:pPr>
              <w:rPr>
                <w:del w:id="255" w:author="Ravi Sharma" w:date="2026-09-15T16:02:00Z" w16du:dateUtc="2026-09-15T10:32:00Z"/>
              </w:rPr>
            </w:pPr>
            <w:del w:id="256" w:author="Ravi Sharma" w:date="2026-09-15T16:02:00Z" w16du:dateUtc="2026-09-15T10:32:00Z">
              <w:r w:rsidDel="00DC1E5B">
                <w:rPr>
                  <w:sz w:val="17"/>
                </w:rPr>
                <w:delText>Amount in Figure (INR)</w:delText>
              </w:r>
            </w:del>
          </w:p>
        </w:tc>
        <w:tc>
          <w:tcPr>
            <w:tcW w:w="2309" w:type="dxa"/>
            <w:vAlign w:val="center"/>
            <w:tcPrChange w:id="257" w:author="Ravi Sharma" w:date="2026-09-15T16:02:00Z" w16du:dateUtc="2026-09-15T10:32:00Z">
              <w:tcPr>
                <w:tcW w:w="2552" w:type="dxa"/>
                <w:vAlign w:val="center"/>
              </w:tcPr>
            </w:tcPrChange>
          </w:tcPr>
          <w:p w14:paraId="3E7C671E" w14:textId="0E726D9E" w:rsidR="005306C8" w:rsidDel="00DC1E5B" w:rsidRDefault="005306C8" w:rsidP="000E53B8">
            <w:pPr>
              <w:rPr>
                <w:del w:id="258" w:author="Ravi Sharma" w:date="2026-09-15T16:02:00Z" w16du:dateUtc="2026-09-15T10:32:00Z"/>
              </w:rPr>
            </w:pPr>
            <w:del w:id="259" w:author="Ravi Sharma" w:date="2026-09-15T16:02:00Z" w16du:dateUtc="2026-09-15T10:32:00Z">
              <w:r w:rsidDel="00DC1E5B">
                <w:rPr>
                  <w:sz w:val="17"/>
                </w:rPr>
                <w:delText>Invalid Amount format</w:delText>
              </w:r>
            </w:del>
          </w:p>
        </w:tc>
        <w:tc>
          <w:tcPr>
            <w:tcW w:w="4603" w:type="dxa"/>
            <w:vAlign w:val="center"/>
            <w:tcPrChange w:id="260" w:author="Ravi Sharma" w:date="2026-09-15T16:02:00Z" w16du:dateUtc="2026-09-15T10:32:00Z">
              <w:tcPr>
                <w:tcW w:w="5338" w:type="dxa"/>
                <w:vAlign w:val="center"/>
              </w:tcPr>
            </w:tcPrChange>
          </w:tcPr>
          <w:p w14:paraId="458CC802" w14:textId="019FC771" w:rsidR="005306C8" w:rsidDel="00DC1E5B" w:rsidRDefault="005306C8" w:rsidP="000E53B8">
            <w:pPr>
              <w:rPr>
                <w:del w:id="261" w:author="Ravi Sharma" w:date="2026-09-15T16:02:00Z" w16du:dateUtc="2026-09-15T10:32:00Z"/>
              </w:rPr>
            </w:pPr>
            <w:del w:id="262" w:author="Ravi Sharma" w:date="2026-09-15T16:02:00Z" w16du:dateUtc="2026-09-15T10:32:00Z">
              <w:r w:rsidDel="00DC1E5B">
                <w:rPr>
                  <w:sz w:val="17"/>
                </w:rPr>
                <w:delText>Invalid SI Amount in the uploaded SI Form. Please provide a valid amount. EXAMPLE $ Sign marked instead of Rupee</w:delText>
              </w:r>
            </w:del>
          </w:p>
        </w:tc>
      </w:tr>
      <w:tr w:rsidR="005306C8" w:rsidDel="00DC1E5B" w14:paraId="0A6B7E83" w14:textId="697B5D34" w:rsidTr="00DC1E5B">
        <w:trPr>
          <w:jc w:val="center"/>
          <w:del w:id="263" w:author="Ravi Sharma" w:date="2026-09-15T16:02:00Z"/>
          <w:trPrChange w:id="264" w:author="Ravi Sharma" w:date="2026-09-15T16:02:00Z" w16du:dateUtc="2026-09-15T10:32:00Z">
            <w:trPr>
              <w:jc w:val="center"/>
            </w:trPr>
          </w:trPrChange>
        </w:trPr>
        <w:tc>
          <w:tcPr>
            <w:tcW w:w="464" w:type="dxa"/>
            <w:vAlign w:val="center"/>
            <w:tcPrChange w:id="265" w:author="Ravi Sharma" w:date="2026-09-15T16:02:00Z" w16du:dateUtc="2026-09-15T10:32:00Z">
              <w:tcPr>
                <w:tcW w:w="499" w:type="dxa"/>
                <w:vAlign w:val="center"/>
              </w:tcPr>
            </w:tcPrChange>
          </w:tcPr>
          <w:p w14:paraId="268D590A" w14:textId="61385D20" w:rsidR="005306C8" w:rsidDel="00DC1E5B" w:rsidRDefault="005306C8" w:rsidP="000E53B8">
            <w:pPr>
              <w:rPr>
                <w:del w:id="266" w:author="Ravi Sharma" w:date="2026-09-15T16:02:00Z" w16du:dateUtc="2026-09-15T10:32:00Z"/>
              </w:rPr>
            </w:pPr>
            <w:del w:id="267" w:author="Ravi Sharma" w:date="2026-09-15T16:02:00Z" w16du:dateUtc="2026-09-15T10:32:00Z">
              <w:r w:rsidDel="00DC1E5B">
                <w:rPr>
                  <w:sz w:val="17"/>
                </w:rPr>
                <w:delText>4</w:delText>
              </w:r>
            </w:del>
          </w:p>
        </w:tc>
        <w:tc>
          <w:tcPr>
            <w:tcW w:w="1974" w:type="dxa"/>
            <w:vAlign w:val="center"/>
            <w:tcPrChange w:id="268" w:author="Ravi Sharma" w:date="2026-09-15T16:02:00Z" w16du:dateUtc="2026-09-15T10:32:00Z">
              <w:tcPr>
                <w:tcW w:w="2195" w:type="dxa"/>
                <w:vAlign w:val="center"/>
              </w:tcPr>
            </w:tcPrChange>
          </w:tcPr>
          <w:p w14:paraId="179D91DA" w14:textId="65EC6602" w:rsidR="005306C8" w:rsidDel="00DC1E5B" w:rsidRDefault="005306C8" w:rsidP="000E53B8">
            <w:pPr>
              <w:rPr>
                <w:del w:id="269" w:author="Ravi Sharma" w:date="2026-09-15T16:02:00Z" w16du:dateUtc="2026-09-15T10:32:00Z"/>
              </w:rPr>
            </w:pPr>
            <w:del w:id="270" w:author="Ravi Sharma" w:date="2026-09-15T16:02:00Z" w16du:dateUtc="2026-09-15T10:32:00Z">
              <w:r w:rsidDel="00DC1E5B">
                <w:rPr>
                  <w:sz w:val="17"/>
                </w:rPr>
                <w:delText>Application Number</w:delText>
              </w:r>
            </w:del>
          </w:p>
        </w:tc>
        <w:tc>
          <w:tcPr>
            <w:tcW w:w="2309" w:type="dxa"/>
            <w:vAlign w:val="center"/>
            <w:tcPrChange w:id="271" w:author="Ravi Sharma" w:date="2026-09-15T16:02:00Z" w16du:dateUtc="2026-09-15T10:32:00Z">
              <w:tcPr>
                <w:tcW w:w="2552" w:type="dxa"/>
                <w:vAlign w:val="center"/>
              </w:tcPr>
            </w:tcPrChange>
          </w:tcPr>
          <w:p w14:paraId="12F11B09" w14:textId="1011CFD1" w:rsidR="005306C8" w:rsidDel="00DC1E5B" w:rsidRDefault="005306C8" w:rsidP="000E53B8">
            <w:pPr>
              <w:rPr>
                <w:del w:id="272" w:author="Ravi Sharma" w:date="2026-09-15T16:02:00Z" w16du:dateUtc="2026-09-15T10:32:00Z"/>
              </w:rPr>
            </w:pPr>
            <w:del w:id="273" w:author="Ravi Sharma" w:date="2026-09-15T16:02:00Z" w16du:dateUtc="2026-09-15T10:32:00Z">
              <w:r w:rsidDel="00DC1E5B">
                <w:rPr>
                  <w:sz w:val="17"/>
                </w:rPr>
                <w:delText>Field not present</w:delText>
              </w:r>
            </w:del>
          </w:p>
        </w:tc>
        <w:tc>
          <w:tcPr>
            <w:tcW w:w="4603" w:type="dxa"/>
            <w:vAlign w:val="center"/>
            <w:tcPrChange w:id="274" w:author="Ravi Sharma" w:date="2026-09-15T16:02:00Z" w16du:dateUtc="2026-09-15T10:32:00Z">
              <w:tcPr>
                <w:tcW w:w="5338" w:type="dxa"/>
                <w:vAlign w:val="center"/>
              </w:tcPr>
            </w:tcPrChange>
          </w:tcPr>
          <w:p w14:paraId="46A6DCA5" w14:textId="39DCDF9D" w:rsidR="005306C8" w:rsidDel="00DC1E5B" w:rsidRDefault="005306C8" w:rsidP="000E53B8">
            <w:pPr>
              <w:rPr>
                <w:del w:id="275" w:author="Ravi Sharma" w:date="2026-09-15T16:02:00Z" w16du:dateUtc="2026-09-15T10:32:00Z"/>
              </w:rPr>
            </w:pPr>
            <w:del w:id="276" w:author="Ravi Sharma" w:date="2026-09-15T16:02:00Z" w16du:dateUtc="2026-09-15T10:32:00Z">
              <w:r w:rsidDel="00DC1E5B">
                <w:rPr>
                  <w:sz w:val="17"/>
                </w:rPr>
                <w:delText>Application Number is not present in the uploaded SI Form.</w:delText>
              </w:r>
            </w:del>
          </w:p>
        </w:tc>
      </w:tr>
      <w:tr w:rsidR="005306C8" w:rsidDel="00DC1E5B" w14:paraId="47DDAFE7" w14:textId="0337FAC1" w:rsidTr="00DC1E5B">
        <w:trPr>
          <w:jc w:val="center"/>
          <w:del w:id="277" w:author="Ravi Sharma" w:date="2026-09-15T16:02:00Z"/>
          <w:trPrChange w:id="278" w:author="Ravi Sharma" w:date="2026-09-15T16:02:00Z" w16du:dateUtc="2026-09-15T10:32:00Z">
            <w:trPr>
              <w:jc w:val="center"/>
            </w:trPr>
          </w:trPrChange>
        </w:trPr>
        <w:tc>
          <w:tcPr>
            <w:tcW w:w="464" w:type="dxa"/>
            <w:vAlign w:val="center"/>
            <w:tcPrChange w:id="279" w:author="Ravi Sharma" w:date="2026-09-15T16:02:00Z" w16du:dateUtc="2026-09-15T10:32:00Z">
              <w:tcPr>
                <w:tcW w:w="499" w:type="dxa"/>
                <w:vAlign w:val="center"/>
              </w:tcPr>
            </w:tcPrChange>
          </w:tcPr>
          <w:p w14:paraId="58E10F87" w14:textId="4E17877B" w:rsidR="005306C8" w:rsidDel="00DC1E5B" w:rsidRDefault="005306C8" w:rsidP="000E53B8">
            <w:pPr>
              <w:rPr>
                <w:del w:id="280" w:author="Ravi Sharma" w:date="2026-09-15T16:02:00Z" w16du:dateUtc="2026-09-15T10:32:00Z"/>
              </w:rPr>
            </w:pPr>
            <w:del w:id="281" w:author="Ravi Sharma" w:date="2026-09-15T16:02:00Z" w16du:dateUtc="2026-09-15T10:32:00Z">
              <w:r w:rsidDel="00DC1E5B">
                <w:rPr>
                  <w:sz w:val="17"/>
                </w:rPr>
                <w:delText>4</w:delText>
              </w:r>
            </w:del>
          </w:p>
        </w:tc>
        <w:tc>
          <w:tcPr>
            <w:tcW w:w="1974" w:type="dxa"/>
            <w:vAlign w:val="center"/>
            <w:tcPrChange w:id="282" w:author="Ravi Sharma" w:date="2026-09-15T16:02:00Z" w16du:dateUtc="2026-09-15T10:32:00Z">
              <w:tcPr>
                <w:tcW w:w="2195" w:type="dxa"/>
                <w:vAlign w:val="center"/>
              </w:tcPr>
            </w:tcPrChange>
          </w:tcPr>
          <w:p w14:paraId="4D1D80C3" w14:textId="015518BD" w:rsidR="005306C8" w:rsidDel="00DC1E5B" w:rsidRDefault="005306C8" w:rsidP="000E53B8">
            <w:pPr>
              <w:rPr>
                <w:del w:id="283" w:author="Ravi Sharma" w:date="2026-09-15T16:02:00Z" w16du:dateUtc="2026-09-15T10:32:00Z"/>
              </w:rPr>
            </w:pPr>
            <w:del w:id="284" w:author="Ravi Sharma" w:date="2026-09-15T16:02:00Z" w16du:dateUtc="2026-09-15T10:32:00Z">
              <w:r w:rsidDel="00DC1E5B">
                <w:rPr>
                  <w:sz w:val="17"/>
                </w:rPr>
                <w:delText>Application Number</w:delText>
              </w:r>
            </w:del>
          </w:p>
        </w:tc>
        <w:tc>
          <w:tcPr>
            <w:tcW w:w="2309" w:type="dxa"/>
            <w:vAlign w:val="center"/>
            <w:tcPrChange w:id="285" w:author="Ravi Sharma" w:date="2026-09-15T16:02:00Z" w16du:dateUtc="2026-09-15T10:32:00Z">
              <w:tcPr>
                <w:tcW w:w="2552" w:type="dxa"/>
                <w:vAlign w:val="center"/>
              </w:tcPr>
            </w:tcPrChange>
          </w:tcPr>
          <w:p w14:paraId="7FE1A70E" w14:textId="5334BB1E" w:rsidR="005306C8" w:rsidDel="00DC1E5B" w:rsidRDefault="005306C8" w:rsidP="000E53B8">
            <w:pPr>
              <w:rPr>
                <w:del w:id="286" w:author="Ravi Sharma" w:date="2026-09-15T16:02:00Z" w16du:dateUtc="2026-09-15T10:32:00Z"/>
              </w:rPr>
            </w:pPr>
            <w:del w:id="287" w:author="Ravi Sharma" w:date="2026-09-15T16:02:00Z" w16du:dateUtc="2026-09-15T10:32:00Z">
              <w:r w:rsidDel="00DC1E5B">
                <w:rPr>
                  <w:sz w:val="17"/>
                </w:rPr>
                <w:delText>Value cannot be identified/read</w:delText>
              </w:r>
            </w:del>
          </w:p>
        </w:tc>
        <w:tc>
          <w:tcPr>
            <w:tcW w:w="4603" w:type="dxa"/>
            <w:vAlign w:val="center"/>
            <w:tcPrChange w:id="288" w:author="Ravi Sharma" w:date="2026-09-15T16:02:00Z" w16du:dateUtc="2026-09-15T10:32:00Z">
              <w:tcPr>
                <w:tcW w:w="5338" w:type="dxa"/>
                <w:vAlign w:val="center"/>
              </w:tcPr>
            </w:tcPrChange>
          </w:tcPr>
          <w:p w14:paraId="0ED2CBB6" w14:textId="49CE1CE9" w:rsidR="005306C8" w:rsidDel="00DC1E5B" w:rsidRDefault="005306C8" w:rsidP="000E53B8">
            <w:pPr>
              <w:rPr>
                <w:del w:id="289" w:author="Ravi Sharma" w:date="2026-09-15T16:02:00Z" w16du:dateUtc="2026-09-15T10:32:00Z"/>
              </w:rPr>
            </w:pPr>
            <w:del w:id="290" w:author="Ravi Sharma" w:date="2026-09-15T16:02:00Z" w16du:dateUtc="2026-09-15T10:32:00Z">
              <w:r w:rsidDel="00DC1E5B">
                <w:rPr>
                  <w:sz w:val="17"/>
                </w:rPr>
                <w:delText>Application Number could not be readable in the uploaded SI Form. Please upload a clear SI Form.</w:delText>
              </w:r>
            </w:del>
          </w:p>
        </w:tc>
      </w:tr>
      <w:tr w:rsidR="005306C8" w:rsidDel="00DC1E5B" w14:paraId="7A292893" w14:textId="100F54C7" w:rsidTr="00DC1E5B">
        <w:trPr>
          <w:jc w:val="center"/>
          <w:del w:id="291" w:author="Ravi Sharma" w:date="2026-09-15T16:02:00Z"/>
          <w:trPrChange w:id="292" w:author="Ravi Sharma" w:date="2026-09-15T16:02:00Z" w16du:dateUtc="2026-09-15T10:32:00Z">
            <w:trPr>
              <w:jc w:val="center"/>
            </w:trPr>
          </w:trPrChange>
        </w:trPr>
        <w:tc>
          <w:tcPr>
            <w:tcW w:w="464" w:type="dxa"/>
            <w:vAlign w:val="center"/>
            <w:tcPrChange w:id="293" w:author="Ravi Sharma" w:date="2026-09-15T16:02:00Z" w16du:dateUtc="2026-09-15T10:32:00Z">
              <w:tcPr>
                <w:tcW w:w="499" w:type="dxa"/>
                <w:vAlign w:val="center"/>
              </w:tcPr>
            </w:tcPrChange>
          </w:tcPr>
          <w:p w14:paraId="1EB1FFE5" w14:textId="057E9543" w:rsidR="005306C8" w:rsidDel="00DC1E5B" w:rsidRDefault="005306C8" w:rsidP="000E53B8">
            <w:pPr>
              <w:rPr>
                <w:del w:id="294" w:author="Ravi Sharma" w:date="2026-09-15T16:02:00Z" w16du:dateUtc="2026-09-15T10:32:00Z"/>
              </w:rPr>
            </w:pPr>
            <w:del w:id="295" w:author="Ravi Sharma" w:date="2026-09-15T16:02:00Z" w16du:dateUtc="2026-09-15T10:32:00Z">
              <w:r w:rsidDel="00DC1E5B">
                <w:rPr>
                  <w:sz w:val="17"/>
                </w:rPr>
                <w:delText>4</w:delText>
              </w:r>
            </w:del>
          </w:p>
        </w:tc>
        <w:tc>
          <w:tcPr>
            <w:tcW w:w="1974" w:type="dxa"/>
            <w:vAlign w:val="center"/>
            <w:tcPrChange w:id="296" w:author="Ravi Sharma" w:date="2026-09-15T16:02:00Z" w16du:dateUtc="2026-09-15T10:32:00Z">
              <w:tcPr>
                <w:tcW w:w="2195" w:type="dxa"/>
                <w:vAlign w:val="center"/>
              </w:tcPr>
            </w:tcPrChange>
          </w:tcPr>
          <w:p w14:paraId="2DB2B8E7" w14:textId="3FC741C8" w:rsidR="005306C8" w:rsidDel="00DC1E5B" w:rsidRDefault="005306C8" w:rsidP="000E53B8">
            <w:pPr>
              <w:rPr>
                <w:del w:id="297" w:author="Ravi Sharma" w:date="2026-09-15T16:02:00Z" w16du:dateUtc="2026-09-15T10:32:00Z"/>
              </w:rPr>
            </w:pPr>
            <w:del w:id="298" w:author="Ravi Sharma" w:date="2026-09-15T16:02:00Z" w16du:dateUtc="2026-09-15T10:32:00Z">
              <w:r w:rsidDel="00DC1E5B">
                <w:rPr>
                  <w:sz w:val="17"/>
                </w:rPr>
                <w:delText>Application Number</w:delText>
              </w:r>
            </w:del>
          </w:p>
        </w:tc>
        <w:tc>
          <w:tcPr>
            <w:tcW w:w="2309" w:type="dxa"/>
            <w:vAlign w:val="center"/>
            <w:tcPrChange w:id="299" w:author="Ravi Sharma" w:date="2026-09-15T16:02:00Z" w16du:dateUtc="2026-09-15T10:32:00Z">
              <w:tcPr>
                <w:tcW w:w="2552" w:type="dxa"/>
                <w:vAlign w:val="center"/>
              </w:tcPr>
            </w:tcPrChange>
          </w:tcPr>
          <w:p w14:paraId="3C6C3F0C" w14:textId="02B947C5" w:rsidR="005306C8" w:rsidDel="00DC1E5B" w:rsidRDefault="005306C8" w:rsidP="000E53B8">
            <w:pPr>
              <w:rPr>
                <w:del w:id="300" w:author="Ravi Sharma" w:date="2026-09-15T16:02:00Z" w16du:dateUtc="2026-09-15T10:32:00Z"/>
              </w:rPr>
            </w:pPr>
            <w:del w:id="301" w:author="Ravi Sharma" w:date="2026-09-15T16:02:00Z" w16du:dateUtc="2026-09-15T10:32:00Z">
              <w:r w:rsidDel="00DC1E5B">
                <w:rPr>
                  <w:sz w:val="17"/>
                </w:rPr>
                <w:delText>Value does not match Proposal Form</w:delText>
              </w:r>
            </w:del>
          </w:p>
        </w:tc>
        <w:tc>
          <w:tcPr>
            <w:tcW w:w="4603" w:type="dxa"/>
            <w:vAlign w:val="center"/>
            <w:tcPrChange w:id="302" w:author="Ravi Sharma" w:date="2026-09-15T16:02:00Z" w16du:dateUtc="2026-09-15T10:32:00Z">
              <w:tcPr>
                <w:tcW w:w="5338" w:type="dxa"/>
                <w:vAlign w:val="center"/>
              </w:tcPr>
            </w:tcPrChange>
          </w:tcPr>
          <w:p w14:paraId="1FBB93FE" w14:textId="2296D8FE" w:rsidR="005306C8" w:rsidDel="00DC1E5B" w:rsidRDefault="005306C8" w:rsidP="000E53B8">
            <w:pPr>
              <w:rPr>
                <w:del w:id="303" w:author="Ravi Sharma" w:date="2026-09-15T16:02:00Z" w16du:dateUtc="2026-09-15T10:32:00Z"/>
              </w:rPr>
            </w:pPr>
            <w:del w:id="304" w:author="Ravi Sharma" w:date="2026-09-15T16:02:00Z" w16du:dateUtc="2026-09-15T10:32:00Z">
              <w:r w:rsidDel="00DC1E5B">
                <w:rPr>
                  <w:sz w:val="17"/>
                </w:rPr>
                <w:delText>Application Number does not match with the Application Number in the Proposal Form.</w:delText>
              </w:r>
            </w:del>
          </w:p>
        </w:tc>
      </w:tr>
      <w:tr w:rsidR="005306C8" w:rsidDel="00DC1E5B" w14:paraId="4F1444AC" w14:textId="7B0D4849" w:rsidTr="00DC1E5B">
        <w:trPr>
          <w:jc w:val="center"/>
          <w:del w:id="305" w:author="Ravi Sharma" w:date="2026-09-15T16:02:00Z"/>
          <w:trPrChange w:id="306" w:author="Ravi Sharma" w:date="2026-09-15T16:02:00Z" w16du:dateUtc="2026-09-15T10:32:00Z">
            <w:trPr>
              <w:jc w:val="center"/>
            </w:trPr>
          </w:trPrChange>
        </w:trPr>
        <w:tc>
          <w:tcPr>
            <w:tcW w:w="464" w:type="dxa"/>
            <w:vAlign w:val="center"/>
            <w:tcPrChange w:id="307" w:author="Ravi Sharma" w:date="2026-09-15T16:02:00Z" w16du:dateUtc="2026-09-15T10:32:00Z">
              <w:tcPr>
                <w:tcW w:w="499" w:type="dxa"/>
                <w:vAlign w:val="center"/>
              </w:tcPr>
            </w:tcPrChange>
          </w:tcPr>
          <w:p w14:paraId="18067D2D" w14:textId="65055E1A" w:rsidR="005306C8" w:rsidDel="00DC1E5B" w:rsidRDefault="005306C8" w:rsidP="000E53B8">
            <w:pPr>
              <w:rPr>
                <w:del w:id="308" w:author="Ravi Sharma" w:date="2026-09-15T16:02:00Z" w16du:dateUtc="2026-09-15T10:32:00Z"/>
              </w:rPr>
            </w:pPr>
            <w:del w:id="309" w:author="Ravi Sharma" w:date="2026-09-15T16:02:00Z" w16du:dateUtc="2026-09-15T10:32:00Z">
              <w:r w:rsidDel="00DC1E5B">
                <w:rPr>
                  <w:sz w:val="17"/>
                </w:rPr>
                <w:delText>5</w:delText>
              </w:r>
            </w:del>
          </w:p>
        </w:tc>
        <w:tc>
          <w:tcPr>
            <w:tcW w:w="1974" w:type="dxa"/>
            <w:vAlign w:val="center"/>
            <w:tcPrChange w:id="310" w:author="Ravi Sharma" w:date="2026-09-15T16:02:00Z" w16du:dateUtc="2026-09-15T10:32:00Z">
              <w:tcPr>
                <w:tcW w:w="2195" w:type="dxa"/>
                <w:vAlign w:val="center"/>
              </w:tcPr>
            </w:tcPrChange>
          </w:tcPr>
          <w:p w14:paraId="4BFCDEDE" w14:textId="5BA753B1" w:rsidR="005306C8" w:rsidDel="00DC1E5B" w:rsidRDefault="005306C8" w:rsidP="000E53B8">
            <w:pPr>
              <w:rPr>
                <w:del w:id="311" w:author="Ravi Sharma" w:date="2026-09-15T16:02:00Z" w16du:dateUtc="2026-09-15T10:32:00Z"/>
              </w:rPr>
            </w:pPr>
            <w:del w:id="312" w:author="Ravi Sharma" w:date="2026-09-15T16:02:00Z" w16du:dateUtc="2026-09-15T10:32:00Z">
              <w:r w:rsidDel="00DC1E5B">
                <w:rPr>
                  <w:sz w:val="17"/>
                </w:rPr>
                <w:delText>Account Holder Name</w:delText>
              </w:r>
            </w:del>
          </w:p>
        </w:tc>
        <w:tc>
          <w:tcPr>
            <w:tcW w:w="2309" w:type="dxa"/>
            <w:vAlign w:val="center"/>
            <w:tcPrChange w:id="313" w:author="Ravi Sharma" w:date="2026-09-15T16:02:00Z" w16du:dateUtc="2026-09-15T10:32:00Z">
              <w:tcPr>
                <w:tcW w:w="2552" w:type="dxa"/>
                <w:vAlign w:val="center"/>
              </w:tcPr>
            </w:tcPrChange>
          </w:tcPr>
          <w:p w14:paraId="3EFEDB57" w14:textId="3DAE9196" w:rsidR="005306C8" w:rsidDel="00DC1E5B" w:rsidRDefault="005306C8" w:rsidP="000E53B8">
            <w:pPr>
              <w:rPr>
                <w:del w:id="314" w:author="Ravi Sharma" w:date="2026-09-15T16:02:00Z" w16du:dateUtc="2026-09-15T10:32:00Z"/>
              </w:rPr>
            </w:pPr>
            <w:del w:id="315" w:author="Ravi Sharma" w:date="2026-09-15T16:02:00Z" w16du:dateUtc="2026-09-15T10:32:00Z">
              <w:r w:rsidDel="00DC1E5B">
                <w:rPr>
                  <w:sz w:val="17"/>
                </w:rPr>
                <w:delText>Field not present</w:delText>
              </w:r>
            </w:del>
          </w:p>
        </w:tc>
        <w:tc>
          <w:tcPr>
            <w:tcW w:w="4603" w:type="dxa"/>
            <w:vAlign w:val="center"/>
            <w:tcPrChange w:id="316" w:author="Ravi Sharma" w:date="2026-09-15T16:02:00Z" w16du:dateUtc="2026-09-15T10:32:00Z">
              <w:tcPr>
                <w:tcW w:w="5338" w:type="dxa"/>
                <w:vAlign w:val="center"/>
              </w:tcPr>
            </w:tcPrChange>
          </w:tcPr>
          <w:p w14:paraId="523179A3" w14:textId="30FD28A6" w:rsidR="005306C8" w:rsidDel="00DC1E5B" w:rsidRDefault="005306C8" w:rsidP="000E53B8">
            <w:pPr>
              <w:rPr>
                <w:del w:id="317" w:author="Ravi Sharma" w:date="2026-09-15T16:02:00Z" w16du:dateUtc="2026-09-15T10:32:00Z"/>
              </w:rPr>
            </w:pPr>
            <w:del w:id="318" w:author="Ravi Sharma" w:date="2026-09-15T16:02:00Z" w16du:dateUtc="2026-09-15T10:32:00Z">
              <w:r w:rsidDel="00DC1E5B">
                <w:rPr>
                  <w:sz w:val="17"/>
                </w:rPr>
                <w:delText>Account Holder Name is not present in the uploaded SI Form.</w:delText>
              </w:r>
            </w:del>
          </w:p>
        </w:tc>
      </w:tr>
      <w:tr w:rsidR="005306C8" w:rsidDel="00DC1E5B" w14:paraId="54A8C413" w14:textId="4F9C17BA" w:rsidTr="00DC1E5B">
        <w:trPr>
          <w:jc w:val="center"/>
          <w:del w:id="319" w:author="Ravi Sharma" w:date="2026-09-15T16:02:00Z"/>
          <w:trPrChange w:id="320" w:author="Ravi Sharma" w:date="2026-09-15T16:02:00Z" w16du:dateUtc="2026-09-15T10:32:00Z">
            <w:trPr>
              <w:jc w:val="center"/>
            </w:trPr>
          </w:trPrChange>
        </w:trPr>
        <w:tc>
          <w:tcPr>
            <w:tcW w:w="464" w:type="dxa"/>
            <w:vAlign w:val="center"/>
            <w:tcPrChange w:id="321" w:author="Ravi Sharma" w:date="2026-09-15T16:02:00Z" w16du:dateUtc="2026-09-15T10:32:00Z">
              <w:tcPr>
                <w:tcW w:w="499" w:type="dxa"/>
                <w:vAlign w:val="center"/>
              </w:tcPr>
            </w:tcPrChange>
          </w:tcPr>
          <w:p w14:paraId="579B47E2" w14:textId="223BB7F6" w:rsidR="005306C8" w:rsidDel="00DC1E5B" w:rsidRDefault="005306C8" w:rsidP="000E53B8">
            <w:pPr>
              <w:rPr>
                <w:del w:id="322" w:author="Ravi Sharma" w:date="2026-09-15T16:02:00Z" w16du:dateUtc="2026-09-15T10:32:00Z"/>
              </w:rPr>
            </w:pPr>
            <w:del w:id="323" w:author="Ravi Sharma" w:date="2026-09-15T16:02:00Z" w16du:dateUtc="2026-09-15T10:32:00Z">
              <w:r w:rsidDel="00DC1E5B">
                <w:rPr>
                  <w:sz w:val="17"/>
                </w:rPr>
                <w:delText>5</w:delText>
              </w:r>
            </w:del>
          </w:p>
        </w:tc>
        <w:tc>
          <w:tcPr>
            <w:tcW w:w="1974" w:type="dxa"/>
            <w:vAlign w:val="center"/>
            <w:tcPrChange w:id="324" w:author="Ravi Sharma" w:date="2026-09-15T16:02:00Z" w16du:dateUtc="2026-09-15T10:32:00Z">
              <w:tcPr>
                <w:tcW w:w="2195" w:type="dxa"/>
                <w:vAlign w:val="center"/>
              </w:tcPr>
            </w:tcPrChange>
          </w:tcPr>
          <w:p w14:paraId="7B219B4A" w14:textId="5A692E29" w:rsidR="005306C8" w:rsidDel="00DC1E5B" w:rsidRDefault="005306C8" w:rsidP="000E53B8">
            <w:pPr>
              <w:rPr>
                <w:del w:id="325" w:author="Ravi Sharma" w:date="2026-09-15T16:02:00Z" w16du:dateUtc="2026-09-15T10:32:00Z"/>
              </w:rPr>
            </w:pPr>
            <w:del w:id="326" w:author="Ravi Sharma" w:date="2026-09-15T16:02:00Z" w16du:dateUtc="2026-09-15T10:32:00Z">
              <w:r w:rsidDel="00DC1E5B">
                <w:rPr>
                  <w:sz w:val="17"/>
                </w:rPr>
                <w:delText>Account Holder Name</w:delText>
              </w:r>
            </w:del>
          </w:p>
        </w:tc>
        <w:tc>
          <w:tcPr>
            <w:tcW w:w="2309" w:type="dxa"/>
            <w:vAlign w:val="center"/>
            <w:tcPrChange w:id="327" w:author="Ravi Sharma" w:date="2026-09-15T16:02:00Z" w16du:dateUtc="2026-09-15T10:32:00Z">
              <w:tcPr>
                <w:tcW w:w="2552" w:type="dxa"/>
                <w:vAlign w:val="center"/>
              </w:tcPr>
            </w:tcPrChange>
          </w:tcPr>
          <w:p w14:paraId="534F5F31" w14:textId="3BBB1A86" w:rsidR="005306C8" w:rsidDel="00DC1E5B" w:rsidRDefault="005306C8" w:rsidP="000E53B8">
            <w:pPr>
              <w:rPr>
                <w:del w:id="328" w:author="Ravi Sharma" w:date="2026-09-15T16:02:00Z" w16du:dateUtc="2026-09-15T10:32:00Z"/>
              </w:rPr>
            </w:pPr>
            <w:del w:id="329" w:author="Ravi Sharma" w:date="2026-09-15T16:02:00Z" w16du:dateUtc="2026-09-15T10:32:00Z">
              <w:r w:rsidDel="00DC1E5B">
                <w:rPr>
                  <w:sz w:val="17"/>
                </w:rPr>
                <w:delText>Value cannot be identified/read</w:delText>
              </w:r>
            </w:del>
          </w:p>
        </w:tc>
        <w:tc>
          <w:tcPr>
            <w:tcW w:w="4603" w:type="dxa"/>
            <w:vAlign w:val="center"/>
            <w:tcPrChange w:id="330" w:author="Ravi Sharma" w:date="2026-09-15T16:02:00Z" w16du:dateUtc="2026-09-15T10:32:00Z">
              <w:tcPr>
                <w:tcW w:w="5338" w:type="dxa"/>
                <w:vAlign w:val="center"/>
              </w:tcPr>
            </w:tcPrChange>
          </w:tcPr>
          <w:p w14:paraId="2703B7A4" w14:textId="48CF311E" w:rsidR="005306C8" w:rsidDel="00DC1E5B" w:rsidRDefault="005306C8" w:rsidP="000E53B8">
            <w:pPr>
              <w:rPr>
                <w:del w:id="331" w:author="Ravi Sharma" w:date="2026-09-15T16:02:00Z" w16du:dateUtc="2026-09-15T10:32:00Z"/>
              </w:rPr>
            </w:pPr>
            <w:del w:id="332" w:author="Ravi Sharma" w:date="2026-09-15T16:02:00Z" w16du:dateUtc="2026-09-15T10:32:00Z">
              <w:r w:rsidDel="00DC1E5B">
                <w:rPr>
                  <w:sz w:val="17"/>
                </w:rPr>
                <w:delText>Account Holder Name could not be readable in the uploaded SI Form. Please upload a clear SI Form.</w:delText>
              </w:r>
            </w:del>
          </w:p>
        </w:tc>
      </w:tr>
      <w:tr w:rsidR="005306C8" w:rsidDel="00DC1E5B" w14:paraId="4266F271" w14:textId="5FB22B57" w:rsidTr="00DC1E5B">
        <w:trPr>
          <w:jc w:val="center"/>
          <w:del w:id="333" w:author="Ravi Sharma" w:date="2026-09-15T16:02:00Z"/>
          <w:trPrChange w:id="334" w:author="Ravi Sharma" w:date="2026-09-15T16:02:00Z" w16du:dateUtc="2026-09-15T10:32:00Z">
            <w:trPr>
              <w:jc w:val="center"/>
            </w:trPr>
          </w:trPrChange>
        </w:trPr>
        <w:tc>
          <w:tcPr>
            <w:tcW w:w="464" w:type="dxa"/>
            <w:vAlign w:val="center"/>
            <w:tcPrChange w:id="335" w:author="Ravi Sharma" w:date="2026-09-15T16:02:00Z" w16du:dateUtc="2026-09-15T10:32:00Z">
              <w:tcPr>
                <w:tcW w:w="499" w:type="dxa"/>
                <w:vAlign w:val="center"/>
              </w:tcPr>
            </w:tcPrChange>
          </w:tcPr>
          <w:p w14:paraId="69770144" w14:textId="6ADE5DB6" w:rsidR="005306C8" w:rsidDel="00DC1E5B" w:rsidRDefault="005306C8" w:rsidP="000E53B8">
            <w:pPr>
              <w:rPr>
                <w:del w:id="336" w:author="Ravi Sharma" w:date="2026-09-15T16:02:00Z" w16du:dateUtc="2026-09-15T10:32:00Z"/>
              </w:rPr>
            </w:pPr>
            <w:del w:id="337" w:author="Ravi Sharma" w:date="2026-09-15T16:02:00Z" w16du:dateUtc="2026-09-15T10:32:00Z">
              <w:r w:rsidDel="00DC1E5B">
                <w:rPr>
                  <w:sz w:val="17"/>
                </w:rPr>
                <w:delText>5</w:delText>
              </w:r>
            </w:del>
          </w:p>
        </w:tc>
        <w:tc>
          <w:tcPr>
            <w:tcW w:w="1974" w:type="dxa"/>
            <w:vAlign w:val="center"/>
            <w:tcPrChange w:id="338" w:author="Ravi Sharma" w:date="2026-09-15T16:02:00Z" w16du:dateUtc="2026-09-15T10:32:00Z">
              <w:tcPr>
                <w:tcW w:w="2195" w:type="dxa"/>
                <w:vAlign w:val="center"/>
              </w:tcPr>
            </w:tcPrChange>
          </w:tcPr>
          <w:p w14:paraId="15786AEB" w14:textId="68A0D712" w:rsidR="005306C8" w:rsidDel="00DC1E5B" w:rsidRDefault="005306C8" w:rsidP="000E53B8">
            <w:pPr>
              <w:rPr>
                <w:del w:id="339" w:author="Ravi Sharma" w:date="2026-09-15T16:02:00Z" w16du:dateUtc="2026-09-15T10:32:00Z"/>
              </w:rPr>
            </w:pPr>
            <w:del w:id="340" w:author="Ravi Sharma" w:date="2026-09-15T16:02:00Z" w16du:dateUtc="2026-09-15T10:32:00Z">
              <w:r w:rsidDel="00DC1E5B">
                <w:rPr>
                  <w:sz w:val="17"/>
                </w:rPr>
                <w:delText>Account Holder Name</w:delText>
              </w:r>
            </w:del>
          </w:p>
        </w:tc>
        <w:tc>
          <w:tcPr>
            <w:tcW w:w="2309" w:type="dxa"/>
            <w:vAlign w:val="center"/>
            <w:tcPrChange w:id="341" w:author="Ravi Sharma" w:date="2026-09-15T16:02:00Z" w16du:dateUtc="2026-09-15T10:32:00Z">
              <w:tcPr>
                <w:tcW w:w="2552" w:type="dxa"/>
                <w:vAlign w:val="center"/>
              </w:tcPr>
            </w:tcPrChange>
          </w:tcPr>
          <w:p w14:paraId="47AA6B59" w14:textId="0E0E3495" w:rsidR="005306C8" w:rsidDel="00DC1E5B" w:rsidRDefault="005306C8" w:rsidP="000E53B8">
            <w:pPr>
              <w:rPr>
                <w:del w:id="342" w:author="Ravi Sharma" w:date="2026-09-15T16:02:00Z" w16du:dateUtc="2026-09-15T10:32:00Z"/>
              </w:rPr>
            </w:pPr>
            <w:del w:id="343" w:author="Ravi Sharma" w:date="2026-09-15T16:02:00Z" w16du:dateUtc="2026-09-15T10:32:00Z">
              <w:r w:rsidDel="00DC1E5B">
                <w:rPr>
                  <w:sz w:val="17"/>
                </w:rPr>
                <w:delText>Does not match Proposer Name</w:delText>
              </w:r>
            </w:del>
          </w:p>
        </w:tc>
        <w:tc>
          <w:tcPr>
            <w:tcW w:w="4603" w:type="dxa"/>
            <w:vAlign w:val="center"/>
            <w:tcPrChange w:id="344" w:author="Ravi Sharma" w:date="2026-09-15T16:02:00Z" w16du:dateUtc="2026-09-15T10:32:00Z">
              <w:tcPr>
                <w:tcW w:w="5338" w:type="dxa"/>
                <w:vAlign w:val="center"/>
              </w:tcPr>
            </w:tcPrChange>
          </w:tcPr>
          <w:p w14:paraId="6FE51516" w14:textId="631CB755" w:rsidR="005306C8" w:rsidDel="00DC1E5B" w:rsidRDefault="005306C8" w:rsidP="000E53B8">
            <w:pPr>
              <w:rPr>
                <w:del w:id="345" w:author="Ravi Sharma" w:date="2026-09-15T16:02:00Z" w16du:dateUtc="2026-09-15T10:32:00Z"/>
              </w:rPr>
            </w:pPr>
            <w:del w:id="346" w:author="Ravi Sharma" w:date="2026-09-15T16:02:00Z" w16du:dateUtc="2026-09-15T10:32:00Z">
              <w:r w:rsidDel="00DC1E5B">
                <w:rPr>
                  <w:sz w:val="17"/>
                </w:rPr>
                <w:delText>Account Holder Name does not match with the Proposer Name</w:delText>
              </w:r>
            </w:del>
            <w:del w:id="347" w:author="Ravi Sharma" w:date="2026-09-09T17:18:00Z" w16du:dateUtc="2026-09-09T11:48:00Z">
              <w:r w:rsidDel="002F13ED">
                <w:rPr>
                  <w:sz w:val="17"/>
                </w:rPr>
                <w:delText xml:space="preserve"> in the Proposal Form</w:delText>
              </w:r>
            </w:del>
            <w:del w:id="348" w:author="Ravi Sharma" w:date="2026-09-15T16:02:00Z" w16du:dateUtc="2026-09-15T10:32:00Z">
              <w:r w:rsidDel="00DC1E5B">
                <w:rPr>
                  <w:sz w:val="17"/>
                </w:rPr>
                <w:delText>.</w:delText>
              </w:r>
            </w:del>
          </w:p>
        </w:tc>
      </w:tr>
      <w:tr w:rsidR="005306C8" w:rsidDel="00DC1E5B" w14:paraId="2CDBDF69" w14:textId="15C51D5A" w:rsidTr="00DC1E5B">
        <w:trPr>
          <w:jc w:val="center"/>
          <w:del w:id="349" w:author="Ravi Sharma" w:date="2026-09-15T16:02:00Z"/>
          <w:trPrChange w:id="350" w:author="Ravi Sharma" w:date="2026-09-15T16:02:00Z" w16du:dateUtc="2026-09-15T10:32:00Z">
            <w:trPr>
              <w:jc w:val="center"/>
            </w:trPr>
          </w:trPrChange>
        </w:trPr>
        <w:tc>
          <w:tcPr>
            <w:tcW w:w="464" w:type="dxa"/>
            <w:vAlign w:val="center"/>
            <w:tcPrChange w:id="351" w:author="Ravi Sharma" w:date="2026-09-15T16:02:00Z" w16du:dateUtc="2026-09-15T10:32:00Z">
              <w:tcPr>
                <w:tcW w:w="499" w:type="dxa"/>
                <w:vAlign w:val="center"/>
              </w:tcPr>
            </w:tcPrChange>
          </w:tcPr>
          <w:p w14:paraId="026F9FDD" w14:textId="1212C4F4" w:rsidR="005306C8" w:rsidDel="00DC1E5B" w:rsidRDefault="005306C8" w:rsidP="000E53B8">
            <w:pPr>
              <w:rPr>
                <w:del w:id="352" w:author="Ravi Sharma" w:date="2026-09-15T16:02:00Z" w16du:dateUtc="2026-09-15T10:32:00Z"/>
              </w:rPr>
            </w:pPr>
            <w:del w:id="353" w:author="Ravi Sharma" w:date="2026-09-15T16:02:00Z" w16du:dateUtc="2026-09-15T10:32:00Z">
              <w:r w:rsidDel="00DC1E5B">
                <w:rPr>
                  <w:sz w:val="17"/>
                </w:rPr>
                <w:delText>6</w:delText>
              </w:r>
            </w:del>
          </w:p>
        </w:tc>
        <w:tc>
          <w:tcPr>
            <w:tcW w:w="1974" w:type="dxa"/>
            <w:vAlign w:val="center"/>
            <w:tcPrChange w:id="354" w:author="Ravi Sharma" w:date="2026-09-15T16:02:00Z" w16du:dateUtc="2026-09-15T10:32:00Z">
              <w:tcPr>
                <w:tcW w:w="2195" w:type="dxa"/>
                <w:vAlign w:val="center"/>
              </w:tcPr>
            </w:tcPrChange>
          </w:tcPr>
          <w:p w14:paraId="0F54875A" w14:textId="13B5861E" w:rsidR="005306C8" w:rsidDel="00DC1E5B" w:rsidRDefault="005306C8" w:rsidP="000E53B8">
            <w:pPr>
              <w:rPr>
                <w:del w:id="355" w:author="Ravi Sharma" w:date="2026-09-15T16:02:00Z" w16du:dateUtc="2026-09-15T10:32:00Z"/>
              </w:rPr>
            </w:pPr>
            <w:del w:id="356" w:author="Ravi Sharma" w:date="2026-09-15T16:02:00Z" w16du:dateUtc="2026-09-15T10:32:00Z">
              <w:r w:rsidDel="00DC1E5B">
                <w:rPr>
                  <w:sz w:val="17"/>
                </w:rPr>
                <w:delText>Account Holder Signature</w:delText>
              </w:r>
            </w:del>
          </w:p>
        </w:tc>
        <w:tc>
          <w:tcPr>
            <w:tcW w:w="2309" w:type="dxa"/>
            <w:vAlign w:val="center"/>
            <w:tcPrChange w:id="357" w:author="Ravi Sharma" w:date="2026-09-15T16:02:00Z" w16du:dateUtc="2026-09-15T10:32:00Z">
              <w:tcPr>
                <w:tcW w:w="2552" w:type="dxa"/>
                <w:vAlign w:val="center"/>
              </w:tcPr>
            </w:tcPrChange>
          </w:tcPr>
          <w:p w14:paraId="38D945AA" w14:textId="74EFD7E8" w:rsidR="005306C8" w:rsidDel="00DC1E5B" w:rsidRDefault="005306C8" w:rsidP="000E53B8">
            <w:pPr>
              <w:rPr>
                <w:del w:id="358" w:author="Ravi Sharma" w:date="2026-09-15T16:02:00Z" w16du:dateUtc="2026-09-15T10:32:00Z"/>
              </w:rPr>
            </w:pPr>
            <w:del w:id="359" w:author="Ravi Sharma" w:date="2026-09-15T16:02:00Z" w16du:dateUtc="2026-09-15T10:32:00Z">
              <w:r w:rsidDel="00DC1E5B">
                <w:rPr>
                  <w:sz w:val="17"/>
                </w:rPr>
                <w:delText>Signature not present</w:delText>
              </w:r>
            </w:del>
          </w:p>
        </w:tc>
        <w:tc>
          <w:tcPr>
            <w:tcW w:w="4603" w:type="dxa"/>
            <w:vAlign w:val="center"/>
            <w:tcPrChange w:id="360" w:author="Ravi Sharma" w:date="2026-09-15T16:02:00Z" w16du:dateUtc="2026-09-15T10:32:00Z">
              <w:tcPr>
                <w:tcW w:w="5338" w:type="dxa"/>
                <w:vAlign w:val="center"/>
              </w:tcPr>
            </w:tcPrChange>
          </w:tcPr>
          <w:p w14:paraId="02525D8F" w14:textId="5C5A7847" w:rsidR="005306C8" w:rsidDel="00DC1E5B" w:rsidRDefault="005306C8" w:rsidP="000E53B8">
            <w:pPr>
              <w:rPr>
                <w:del w:id="361" w:author="Ravi Sharma" w:date="2026-09-15T16:02:00Z" w16du:dateUtc="2026-09-15T10:32:00Z"/>
              </w:rPr>
            </w:pPr>
            <w:del w:id="362" w:author="Ravi Sharma" w:date="2026-09-15T16:02:00Z" w16du:dateUtc="2026-09-15T10:32:00Z">
              <w:r w:rsidDel="00DC1E5B">
                <w:rPr>
                  <w:sz w:val="17"/>
                </w:rPr>
                <w:delText>Account Holder Signature is not present in the uploaded SI Form.</w:delText>
              </w:r>
            </w:del>
          </w:p>
        </w:tc>
      </w:tr>
      <w:tr w:rsidR="005306C8" w:rsidDel="00DC1E5B" w14:paraId="49FDCAFE" w14:textId="0859087D" w:rsidTr="00DC1E5B">
        <w:trPr>
          <w:jc w:val="center"/>
          <w:del w:id="363" w:author="Ravi Sharma" w:date="2026-09-15T16:02:00Z"/>
          <w:trPrChange w:id="364" w:author="Ravi Sharma" w:date="2026-09-15T16:02:00Z" w16du:dateUtc="2026-09-15T10:32:00Z">
            <w:trPr>
              <w:jc w:val="center"/>
            </w:trPr>
          </w:trPrChange>
        </w:trPr>
        <w:tc>
          <w:tcPr>
            <w:tcW w:w="464" w:type="dxa"/>
            <w:vAlign w:val="center"/>
            <w:tcPrChange w:id="365" w:author="Ravi Sharma" w:date="2026-09-15T16:02:00Z" w16du:dateUtc="2026-09-15T10:32:00Z">
              <w:tcPr>
                <w:tcW w:w="499" w:type="dxa"/>
                <w:vAlign w:val="center"/>
              </w:tcPr>
            </w:tcPrChange>
          </w:tcPr>
          <w:p w14:paraId="0A169C49" w14:textId="1ABDBDCF" w:rsidR="005306C8" w:rsidDel="00DC1E5B" w:rsidRDefault="005306C8" w:rsidP="000E53B8">
            <w:pPr>
              <w:rPr>
                <w:del w:id="366" w:author="Ravi Sharma" w:date="2026-09-15T16:02:00Z" w16du:dateUtc="2026-09-15T10:32:00Z"/>
              </w:rPr>
            </w:pPr>
            <w:del w:id="367" w:author="Ravi Sharma" w:date="2026-09-15T16:02:00Z" w16du:dateUtc="2026-09-15T10:32:00Z">
              <w:r w:rsidDel="00DC1E5B">
                <w:rPr>
                  <w:sz w:val="17"/>
                </w:rPr>
                <w:delText>6</w:delText>
              </w:r>
            </w:del>
          </w:p>
        </w:tc>
        <w:tc>
          <w:tcPr>
            <w:tcW w:w="1974" w:type="dxa"/>
            <w:vAlign w:val="center"/>
            <w:tcPrChange w:id="368" w:author="Ravi Sharma" w:date="2026-09-15T16:02:00Z" w16du:dateUtc="2026-09-15T10:32:00Z">
              <w:tcPr>
                <w:tcW w:w="2195" w:type="dxa"/>
                <w:vAlign w:val="center"/>
              </w:tcPr>
            </w:tcPrChange>
          </w:tcPr>
          <w:p w14:paraId="20765E89" w14:textId="11E5CCF7" w:rsidR="005306C8" w:rsidDel="00DC1E5B" w:rsidRDefault="005306C8" w:rsidP="000E53B8">
            <w:pPr>
              <w:rPr>
                <w:del w:id="369" w:author="Ravi Sharma" w:date="2026-09-15T16:02:00Z" w16du:dateUtc="2026-09-15T10:32:00Z"/>
              </w:rPr>
            </w:pPr>
            <w:del w:id="370" w:author="Ravi Sharma" w:date="2026-09-15T16:02:00Z" w16du:dateUtc="2026-09-15T10:32:00Z">
              <w:r w:rsidDel="00DC1E5B">
                <w:rPr>
                  <w:sz w:val="17"/>
                </w:rPr>
                <w:delText>Account Holder Signature</w:delText>
              </w:r>
            </w:del>
          </w:p>
        </w:tc>
        <w:tc>
          <w:tcPr>
            <w:tcW w:w="2309" w:type="dxa"/>
            <w:vAlign w:val="center"/>
            <w:tcPrChange w:id="371" w:author="Ravi Sharma" w:date="2026-09-15T16:02:00Z" w16du:dateUtc="2026-09-15T10:32:00Z">
              <w:tcPr>
                <w:tcW w:w="2552" w:type="dxa"/>
                <w:vAlign w:val="center"/>
              </w:tcPr>
            </w:tcPrChange>
          </w:tcPr>
          <w:p w14:paraId="78156237" w14:textId="482ED4B7" w:rsidR="005306C8" w:rsidDel="00DC1E5B" w:rsidRDefault="005306C8" w:rsidP="000E53B8">
            <w:pPr>
              <w:rPr>
                <w:del w:id="372" w:author="Ravi Sharma" w:date="2026-09-15T16:02:00Z" w16du:dateUtc="2026-09-15T10:32:00Z"/>
              </w:rPr>
            </w:pPr>
            <w:del w:id="373" w:author="Ravi Sharma" w:date="2026-09-15T16:02:00Z" w16du:dateUtc="2026-09-15T10:32:00Z">
              <w:r w:rsidDel="00DC1E5B">
                <w:rPr>
                  <w:sz w:val="17"/>
                </w:rPr>
                <w:delText>Signature cannot be identified/read</w:delText>
              </w:r>
            </w:del>
          </w:p>
        </w:tc>
        <w:tc>
          <w:tcPr>
            <w:tcW w:w="4603" w:type="dxa"/>
            <w:vAlign w:val="center"/>
            <w:tcPrChange w:id="374" w:author="Ravi Sharma" w:date="2026-09-15T16:02:00Z" w16du:dateUtc="2026-09-15T10:32:00Z">
              <w:tcPr>
                <w:tcW w:w="5338" w:type="dxa"/>
                <w:vAlign w:val="center"/>
              </w:tcPr>
            </w:tcPrChange>
          </w:tcPr>
          <w:p w14:paraId="6765DDE0" w14:textId="608924E3" w:rsidR="005306C8" w:rsidDel="00DC1E5B" w:rsidRDefault="005306C8" w:rsidP="000E53B8">
            <w:pPr>
              <w:rPr>
                <w:del w:id="375" w:author="Ravi Sharma" w:date="2026-09-15T16:02:00Z" w16du:dateUtc="2026-09-15T10:32:00Z"/>
              </w:rPr>
            </w:pPr>
            <w:del w:id="376" w:author="Ravi Sharma" w:date="2026-09-15T16:02:00Z" w16du:dateUtc="2026-09-15T10:32:00Z">
              <w:r w:rsidDel="00DC1E5B">
                <w:rPr>
                  <w:sz w:val="17"/>
                </w:rPr>
                <w:delText>Account Holder Signature could not be readable. Please upload the SI Form with the required signature.</w:delText>
              </w:r>
            </w:del>
          </w:p>
        </w:tc>
      </w:tr>
      <w:tr w:rsidR="005306C8" w:rsidDel="00DC1E5B" w14:paraId="1B65A37C" w14:textId="09696190" w:rsidTr="00DC1E5B">
        <w:trPr>
          <w:jc w:val="center"/>
          <w:del w:id="377" w:author="Ravi Sharma" w:date="2026-09-15T16:02:00Z"/>
          <w:trPrChange w:id="378" w:author="Ravi Sharma" w:date="2026-09-15T16:02:00Z" w16du:dateUtc="2026-09-15T10:32:00Z">
            <w:trPr>
              <w:jc w:val="center"/>
            </w:trPr>
          </w:trPrChange>
        </w:trPr>
        <w:tc>
          <w:tcPr>
            <w:tcW w:w="464" w:type="dxa"/>
            <w:vAlign w:val="center"/>
            <w:tcPrChange w:id="379" w:author="Ravi Sharma" w:date="2026-09-15T16:02:00Z" w16du:dateUtc="2026-09-15T10:32:00Z">
              <w:tcPr>
                <w:tcW w:w="499" w:type="dxa"/>
                <w:vAlign w:val="center"/>
              </w:tcPr>
            </w:tcPrChange>
          </w:tcPr>
          <w:p w14:paraId="28614C57" w14:textId="5E2AD1C0" w:rsidR="005306C8" w:rsidDel="00DC1E5B" w:rsidRDefault="005306C8" w:rsidP="000E53B8">
            <w:pPr>
              <w:rPr>
                <w:del w:id="380" w:author="Ravi Sharma" w:date="2026-09-15T16:02:00Z" w16du:dateUtc="2026-09-15T10:32:00Z"/>
              </w:rPr>
            </w:pPr>
            <w:del w:id="381" w:author="Ravi Sharma" w:date="2026-09-15T16:02:00Z" w16du:dateUtc="2026-09-15T10:32:00Z">
              <w:r w:rsidDel="00DC1E5B">
                <w:rPr>
                  <w:sz w:val="17"/>
                </w:rPr>
                <w:delText>7</w:delText>
              </w:r>
            </w:del>
          </w:p>
        </w:tc>
        <w:tc>
          <w:tcPr>
            <w:tcW w:w="1974" w:type="dxa"/>
            <w:vAlign w:val="center"/>
            <w:tcPrChange w:id="382" w:author="Ravi Sharma" w:date="2026-09-15T16:02:00Z" w16du:dateUtc="2026-09-15T10:32:00Z">
              <w:tcPr>
                <w:tcW w:w="2195" w:type="dxa"/>
                <w:vAlign w:val="center"/>
              </w:tcPr>
            </w:tcPrChange>
          </w:tcPr>
          <w:p w14:paraId="37BA65D2" w14:textId="2528879A" w:rsidR="005306C8" w:rsidDel="00DC1E5B" w:rsidRDefault="005306C8" w:rsidP="000E53B8">
            <w:pPr>
              <w:rPr>
                <w:del w:id="383" w:author="Ravi Sharma" w:date="2026-09-15T16:02:00Z" w16du:dateUtc="2026-09-15T10:32:00Z"/>
              </w:rPr>
            </w:pPr>
            <w:del w:id="384" w:author="Ravi Sharma" w:date="2026-09-15T16:02:00Z" w16du:dateUtc="2026-09-15T10:32:00Z">
              <w:r w:rsidDel="00DC1E5B">
                <w:rPr>
                  <w:sz w:val="17"/>
                </w:rPr>
                <w:delText>Canara Bank Seal</w:delText>
              </w:r>
            </w:del>
          </w:p>
        </w:tc>
        <w:tc>
          <w:tcPr>
            <w:tcW w:w="2309" w:type="dxa"/>
            <w:vAlign w:val="center"/>
            <w:tcPrChange w:id="385" w:author="Ravi Sharma" w:date="2026-09-15T16:02:00Z" w16du:dateUtc="2026-09-15T10:32:00Z">
              <w:tcPr>
                <w:tcW w:w="2552" w:type="dxa"/>
                <w:vAlign w:val="center"/>
              </w:tcPr>
            </w:tcPrChange>
          </w:tcPr>
          <w:p w14:paraId="04E0F652" w14:textId="1BE63F96" w:rsidR="005306C8" w:rsidDel="00DC1E5B" w:rsidRDefault="005306C8" w:rsidP="000E53B8">
            <w:pPr>
              <w:rPr>
                <w:del w:id="386" w:author="Ravi Sharma" w:date="2026-09-15T16:02:00Z" w16du:dateUtc="2026-09-15T10:32:00Z"/>
              </w:rPr>
            </w:pPr>
            <w:del w:id="387" w:author="Ravi Sharma" w:date="2026-09-15T16:02:00Z" w16du:dateUtc="2026-09-15T10:32:00Z">
              <w:r w:rsidDel="00DC1E5B">
                <w:rPr>
                  <w:sz w:val="17"/>
                </w:rPr>
                <w:delText>Seal not present</w:delText>
              </w:r>
            </w:del>
          </w:p>
        </w:tc>
        <w:tc>
          <w:tcPr>
            <w:tcW w:w="4603" w:type="dxa"/>
            <w:vAlign w:val="center"/>
            <w:tcPrChange w:id="388" w:author="Ravi Sharma" w:date="2026-09-15T16:02:00Z" w16du:dateUtc="2026-09-15T10:32:00Z">
              <w:tcPr>
                <w:tcW w:w="5338" w:type="dxa"/>
                <w:vAlign w:val="center"/>
              </w:tcPr>
            </w:tcPrChange>
          </w:tcPr>
          <w:p w14:paraId="455650C6" w14:textId="14F4ABA4" w:rsidR="005306C8" w:rsidDel="00DC1E5B" w:rsidRDefault="005306C8" w:rsidP="000E53B8">
            <w:pPr>
              <w:rPr>
                <w:del w:id="389" w:author="Ravi Sharma" w:date="2026-09-15T16:02:00Z" w16du:dateUtc="2026-09-15T10:32:00Z"/>
              </w:rPr>
            </w:pPr>
            <w:del w:id="390" w:author="Ravi Sharma" w:date="2026-09-15T16:02:00Z" w16du:dateUtc="2026-09-15T10:32:00Z">
              <w:r w:rsidDel="00DC1E5B">
                <w:rPr>
                  <w:sz w:val="17"/>
                </w:rPr>
                <w:delText>Canara Bank Seal is not present in the uploaded SI Form.</w:delText>
              </w:r>
            </w:del>
          </w:p>
        </w:tc>
      </w:tr>
      <w:tr w:rsidR="005306C8" w:rsidDel="00DC1E5B" w14:paraId="66641C43" w14:textId="6D09F6E0" w:rsidTr="00DC1E5B">
        <w:trPr>
          <w:jc w:val="center"/>
          <w:del w:id="391" w:author="Ravi Sharma" w:date="2026-09-15T16:02:00Z"/>
          <w:trPrChange w:id="392" w:author="Ravi Sharma" w:date="2026-09-15T16:02:00Z" w16du:dateUtc="2026-09-15T10:32:00Z">
            <w:trPr>
              <w:jc w:val="center"/>
            </w:trPr>
          </w:trPrChange>
        </w:trPr>
        <w:tc>
          <w:tcPr>
            <w:tcW w:w="464" w:type="dxa"/>
            <w:vAlign w:val="center"/>
            <w:tcPrChange w:id="393" w:author="Ravi Sharma" w:date="2026-09-15T16:02:00Z" w16du:dateUtc="2026-09-15T10:32:00Z">
              <w:tcPr>
                <w:tcW w:w="499" w:type="dxa"/>
                <w:vAlign w:val="center"/>
              </w:tcPr>
            </w:tcPrChange>
          </w:tcPr>
          <w:p w14:paraId="253D8093" w14:textId="1BDF326E" w:rsidR="005306C8" w:rsidDel="00DC1E5B" w:rsidRDefault="005306C8" w:rsidP="000E53B8">
            <w:pPr>
              <w:rPr>
                <w:del w:id="394" w:author="Ravi Sharma" w:date="2026-09-15T16:02:00Z" w16du:dateUtc="2026-09-15T10:32:00Z"/>
              </w:rPr>
            </w:pPr>
            <w:del w:id="395" w:author="Ravi Sharma" w:date="2026-09-15T16:02:00Z" w16du:dateUtc="2026-09-15T10:32:00Z">
              <w:r w:rsidDel="00DC1E5B">
                <w:rPr>
                  <w:sz w:val="17"/>
                </w:rPr>
                <w:delText>7</w:delText>
              </w:r>
            </w:del>
          </w:p>
        </w:tc>
        <w:tc>
          <w:tcPr>
            <w:tcW w:w="1974" w:type="dxa"/>
            <w:vAlign w:val="center"/>
            <w:tcPrChange w:id="396" w:author="Ravi Sharma" w:date="2026-09-15T16:02:00Z" w16du:dateUtc="2026-09-15T10:32:00Z">
              <w:tcPr>
                <w:tcW w:w="2195" w:type="dxa"/>
                <w:vAlign w:val="center"/>
              </w:tcPr>
            </w:tcPrChange>
          </w:tcPr>
          <w:p w14:paraId="437A478B" w14:textId="427DC7FD" w:rsidR="005306C8" w:rsidDel="00DC1E5B" w:rsidRDefault="005306C8" w:rsidP="000E53B8">
            <w:pPr>
              <w:rPr>
                <w:del w:id="397" w:author="Ravi Sharma" w:date="2026-09-15T16:02:00Z" w16du:dateUtc="2026-09-15T10:32:00Z"/>
              </w:rPr>
            </w:pPr>
            <w:del w:id="398" w:author="Ravi Sharma" w:date="2026-09-15T16:02:00Z" w16du:dateUtc="2026-09-15T10:32:00Z">
              <w:r w:rsidDel="00DC1E5B">
                <w:rPr>
                  <w:sz w:val="17"/>
                </w:rPr>
                <w:delText>Canara Bank Seal</w:delText>
              </w:r>
            </w:del>
          </w:p>
        </w:tc>
        <w:tc>
          <w:tcPr>
            <w:tcW w:w="2309" w:type="dxa"/>
            <w:vAlign w:val="center"/>
            <w:tcPrChange w:id="399" w:author="Ravi Sharma" w:date="2026-09-15T16:02:00Z" w16du:dateUtc="2026-09-15T10:32:00Z">
              <w:tcPr>
                <w:tcW w:w="2552" w:type="dxa"/>
                <w:vAlign w:val="center"/>
              </w:tcPr>
            </w:tcPrChange>
          </w:tcPr>
          <w:p w14:paraId="4517658E" w14:textId="0E725659" w:rsidR="005306C8" w:rsidDel="00DC1E5B" w:rsidRDefault="005306C8" w:rsidP="000E53B8">
            <w:pPr>
              <w:rPr>
                <w:del w:id="400" w:author="Ravi Sharma" w:date="2026-09-15T16:02:00Z" w16du:dateUtc="2026-09-15T10:32:00Z"/>
              </w:rPr>
            </w:pPr>
            <w:del w:id="401" w:author="Ravi Sharma" w:date="2026-09-15T16:02:00Z" w16du:dateUtc="2026-09-15T10:32:00Z">
              <w:r w:rsidDel="00DC1E5B">
                <w:rPr>
                  <w:sz w:val="17"/>
                </w:rPr>
                <w:delText>Seal cannot be identified/read</w:delText>
              </w:r>
            </w:del>
          </w:p>
        </w:tc>
        <w:tc>
          <w:tcPr>
            <w:tcW w:w="4603" w:type="dxa"/>
            <w:vAlign w:val="center"/>
            <w:tcPrChange w:id="402" w:author="Ravi Sharma" w:date="2026-09-15T16:02:00Z" w16du:dateUtc="2026-09-15T10:32:00Z">
              <w:tcPr>
                <w:tcW w:w="5338" w:type="dxa"/>
                <w:vAlign w:val="center"/>
              </w:tcPr>
            </w:tcPrChange>
          </w:tcPr>
          <w:p w14:paraId="2D9FCC0F" w14:textId="3E8AC73B" w:rsidR="005306C8" w:rsidDel="00DC1E5B" w:rsidRDefault="005306C8" w:rsidP="000E53B8">
            <w:pPr>
              <w:rPr>
                <w:del w:id="403" w:author="Ravi Sharma" w:date="2026-09-15T16:02:00Z" w16du:dateUtc="2026-09-15T10:32:00Z"/>
              </w:rPr>
            </w:pPr>
            <w:del w:id="404" w:author="Ravi Sharma" w:date="2026-09-15T16:02:00Z" w16du:dateUtc="2026-09-15T10:32:00Z">
              <w:r w:rsidDel="00DC1E5B">
                <w:rPr>
                  <w:sz w:val="17"/>
                </w:rPr>
                <w:delText>Canara Bank Seal could not be identified. Please upload the SI Form with the required bank seal.</w:delText>
              </w:r>
            </w:del>
          </w:p>
        </w:tc>
      </w:tr>
    </w:tbl>
    <w:p w14:paraId="299D14C0" w14:textId="645785DB" w:rsidR="005306C8" w:rsidDel="00DC1E5B" w:rsidRDefault="005306C8" w:rsidP="005306C8">
      <w:pPr>
        <w:pStyle w:val="ListParagraph"/>
        <w:numPr>
          <w:ilvl w:val="2"/>
          <w:numId w:val="11"/>
        </w:numPr>
        <w:rPr>
          <w:del w:id="405" w:author="Ravi Sharma" w:date="2026-09-15T16:02:00Z" w16du:dateUtc="2026-09-15T10:32:00Z"/>
        </w:rPr>
      </w:pPr>
      <w:del w:id="406" w:author="Ravi Sharma" w:date="2026-09-15T16:02:00Z" w16du:dateUtc="2026-09-15T10:32:00Z">
        <w:r w:rsidDel="00DC1E5B">
          <w:delText>Document-Level / Common Error Messages</w:delText>
        </w:r>
      </w:del>
    </w:p>
    <w:tbl>
      <w:tblPr>
        <w:tblStyle w:val="TableGrid"/>
        <w:tblW w:w="0" w:type="auto"/>
        <w:jc w:val="center"/>
        <w:tblLook w:val="04A0" w:firstRow="1" w:lastRow="0" w:firstColumn="1" w:lastColumn="0" w:noHBand="0" w:noVBand="1"/>
      </w:tblPr>
      <w:tblGrid>
        <w:gridCol w:w="4671"/>
        <w:gridCol w:w="4679"/>
      </w:tblGrid>
      <w:tr w:rsidR="005306C8" w:rsidDel="00DC1E5B" w14:paraId="21FB98DF" w14:textId="2DFF5C80" w:rsidTr="00D2061A">
        <w:trPr>
          <w:jc w:val="center"/>
          <w:del w:id="407" w:author="Ravi Sharma" w:date="2026-09-15T16:02:00Z"/>
        </w:trPr>
        <w:tc>
          <w:tcPr>
            <w:tcW w:w="4671" w:type="dxa"/>
          </w:tcPr>
          <w:p w14:paraId="0A31DE7F" w14:textId="650BAF0F" w:rsidR="005306C8" w:rsidDel="00DC1E5B" w:rsidRDefault="005306C8" w:rsidP="000E53B8">
            <w:pPr>
              <w:rPr>
                <w:del w:id="408" w:author="Ravi Sharma" w:date="2026-09-15T16:02:00Z" w16du:dateUtc="2026-09-15T10:32:00Z"/>
              </w:rPr>
            </w:pPr>
            <w:del w:id="409" w:author="Ravi Sharma" w:date="2026-09-15T16:02:00Z" w16du:dateUtc="2026-09-15T10:32:00Z">
              <w:r w:rsidDel="00DC1E5B">
                <w:rPr>
                  <w:b/>
                  <w:sz w:val="18"/>
                </w:rPr>
                <w:delText>Scenario</w:delText>
              </w:r>
            </w:del>
          </w:p>
        </w:tc>
        <w:tc>
          <w:tcPr>
            <w:tcW w:w="4679" w:type="dxa"/>
          </w:tcPr>
          <w:p w14:paraId="36317253" w14:textId="368F2EB3" w:rsidR="005306C8" w:rsidDel="00DC1E5B" w:rsidRDefault="005306C8" w:rsidP="000E53B8">
            <w:pPr>
              <w:rPr>
                <w:del w:id="410" w:author="Ravi Sharma" w:date="2026-09-15T16:02:00Z" w16du:dateUtc="2026-09-15T10:32:00Z"/>
              </w:rPr>
            </w:pPr>
            <w:del w:id="411" w:author="Ravi Sharma" w:date="2026-09-15T16:02:00Z" w16du:dateUtc="2026-09-15T10:32:00Z">
              <w:r w:rsidDel="00DC1E5B">
                <w:rPr>
                  <w:b/>
                  <w:sz w:val="18"/>
                </w:rPr>
                <w:delText>System Message</w:delText>
              </w:r>
            </w:del>
          </w:p>
        </w:tc>
      </w:tr>
      <w:tr w:rsidR="005306C8" w:rsidDel="00DC1E5B" w14:paraId="3D26C629" w14:textId="06582D5B" w:rsidTr="00D2061A">
        <w:trPr>
          <w:jc w:val="center"/>
          <w:del w:id="412" w:author="Ravi Sharma" w:date="2026-09-15T16:02:00Z"/>
        </w:trPr>
        <w:tc>
          <w:tcPr>
            <w:tcW w:w="4671" w:type="dxa"/>
          </w:tcPr>
          <w:p w14:paraId="4C2457C3" w14:textId="7B97EA78" w:rsidR="005306C8" w:rsidDel="00DC1E5B" w:rsidRDefault="005306C8" w:rsidP="000E53B8">
            <w:pPr>
              <w:rPr>
                <w:del w:id="413" w:author="Ravi Sharma" w:date="2026-09-15T16:02:00Z" w16du:dateUtc="2026-09-15T10:32:00Z"/>
              </w:rPr>
            </w:pPr>
            <w:del w:id="414" w:author="Ravi Sharma" w:date="2026-09-15T16:02:00Z" w16du:dateUtc="2026-09-15T10:32:00Z">
              <w:r w:rsidDel="00DC1E5B">
                <w:rPr>
                  <w:sz w:val="17"/>
                </w:rPr>
                <w:delText>In case SI Form not uploaded</w:delText>
              </w:r>
            </w:del>
          </w:p>
        </w:tc>
        <w:tc>
          <w:tcPr>
            <w:tcW w:w="4679" w:type="dxa"/>
          </w:tcPr>
          <w:p w14:paraId="2947A8E3" w14:textId="55F3D5A6" w:rsidR="005306C8" w:rsidDel="00DC1E5B" w:rsidRDefault="005306C8" w:rsidP="000E53B8">
            <w:pPr>
              <w:rPr>
                <w:del w:id="415" w:author="Ravi Sharma" w:date="2026-09-15T16:02:00Z" w16du:dateUtc="2026-09-15T10:32:00Z"/>
              </w:rPr>
            </w:pPr>
            <w:del w:id="416" w:author="Ravi Sharma" w:date="2026-09-15T16:02:00Z" w16du:dateUtc="2026-09-15T10:32:00Z">
              <w:r w:rsidDel="00DC1E5B">
                <w:rPr>
                  <w:sz w:val="17"/>
                </w:rPr>
                <w:delText>Please upload the SI Form to proceed.</w:delText>
              </w:r>
            </w:del>
          </w:p>
        </w:tc>
      </w:tr>
      <w:tr w:rsidR="005306C8" w:rsidDel="00DC1E5B" w14:paraId="5F444423" w14:textId="0213C487" w:rsidTr="00D2061A">
        <w:trPr>
          <w:jc w:val="center"/>
          <w:del w:id="417" w:author="Ravi Sharma" w:date="2026-09-15T16:02:00Z"/>
        </w:trPr>
        <w:tc>
          <w:tcPr>
            <w:tcW w:w="4671" w:type="dxa"/>
          </w:tcPr>
          <w:p w14:paraId="138CE77E" w14:textId="037DB15C" w:rsidR="005306C8" w:rsidDel="00DC1E5B" w:rsidRDefault="005306C8" w:rsidP="000E53B8">
            <w:pPr>
              <w:rPr>
                <w:del w:id="418" w:author="Ravi Sharma" w:date="2026-09-15T16:02:00Z" w16du:dateUtc="2026-09-15T10:32:00Z"/>
              </w:rPr>
            </w:pPr>
            <w:del w:id="419" w:author="Ravi Sharma" w:date="2026-09-15T16:02:00Z" w16du:dateUtc="2026-09-15T10:32:00Z">
              <w:r w:rsidDel="00DC1E5B">
                <w:rPr>
                  <w:sz w:val="17"/>
                </w:rPr>
                <w:delText>In case FLS uploaded the Wrong document or any other format</w:delText>
              </w:r>
            </w:del>
          </w:p>
        </w:tc>
        <w:tc>
          <w:tcPr>
            <w:tcW w:w="4679" w:type="dxa"/>
          </w:tcPr>
          <w:p w14:paraId="1F998306" w14:textId="7AFAC991" w:rsidR="005306C8" w:rsidDel="00DC1E5B" w:rsidRDefault="005306C8" w:rsidP="000E53B8">
            <w:pPr>
              <w:rPr>
                <w:del w:id="420" w:author="Ravi Sharma" w:date="2026-09-15T16:02:00Z" w16du:dateUtc="2026-09-15T10:32:00Z"/>
              </w:rPr>
            </w:pPr>
            <w:del w:id="421" w:author="Ravi Sharma" w:date="2026-09-15T16:02:00Z" w16du:dateUtc="2026-09-15T10:32:00Z">
              <w:r w:rsidDel="00DC1E5B">
                <w:rPr>
                  <w:sz w:val="17"/>
                </w:rPr>
                <w:delText>Uploaded document is not a valid SI Form. Please upload the correct SI Form.</w:delText>
              </w:r>
            </w:del>
          </w:p>
        </w:tc>
      </w:tr>
      <w:tr w:rsidR="005306C8" w:rsidDel="00DC1E5B" w14:paraId="4C7EE39A" w14:textId="2451DC4F" w:rsidTr="00D2061A">
        <w:trPr>
          <w:jc w:val="center"/>
          <w:del w:id="422" w:author="Ravi Sharma" w:date="2026-09-15T16:02:00Z"/>
        </w:trPr>
        <w:tc>
          <w:tcPr>
            <w:tcW w:w="4671" w:type="dxa"/>
          </w:tcPr>
          <w:p w14:paraId="58F6CD14" w14:textId="4EEED6A1" w:rsidR="005306C8" w:rsidDel="00DC1E5B" w:rsidRDefault="005306C8" w:rsidP="000E53B8">
            <w:pPr>
              <w:rPr>
                <w:del w:id="423" w:author="Ravi Sharma" w:date="2026-09-15T16:02:00Z" w16du:dateUtc="2026-09-15T10:32:00Z"/>
              </w:rPr>
            </w:pPr>
            <w:del w:id="424" w:author="Ravi Sharma" w:date="2026-09-15T16:02:00Z" w16du:dateUtc="2026-09-15T10:32:00Z">
              <w:r w:rsidDel="00DC1E5B">
                <w:rPr>
                  <w:sz w:val="17"/>
                </w:rPr>
                <w:delText>Document unreadable</w:delText>
              </w:r>
            </w:del>
          </w:p>
        </w:tc>
        <w:tc>
          <w:tcPr>
            <w:tcW w:w="4679" w:type="dxa"/>
          </w:tcPr>
          <w:p w14:paraId="0F26545B" w14:textId="6AFA6DC4" w:rsidR="005306C8" w:rsidDel="00DC1E5B" w:rsidRDefault="005306C8" w:rsidP="000E53B8">
            <w:pPr>
              <w:rPr>
                <w:del w:id="425" w:author="Ravi Sharma" w:date="2026-09-15T16:02:00Z" w16du:dateUtc="2026-09-15T10:32:00Z"/>
              </w:rPr>
            </w:pPr>
            <w:del w:id="426" w:author="Ravi Sharma" w:date="2026-09-15T16:02:00Z" w16du:dateUtc="2026-09-15T10:32:00Z">
              <w:r w:rsidDel="00DC1E5B">
                <w:rPr>
                  <w:sz w:val="17"/>
                </w:rPr>
                <w:delText>Uploaded SI Form could not be read. Please upload a clear and legible document.</w:delText>
              </w:r>
            </w:del>
          </w:p>
        </w:tc>
      </w:tr>
      <w:tr w:rsidR="005306C8" w:rsidDel="00DC1E5B" w14:paraId="095F70D0" w14:textId="3D1C1F27" w:rsidTr="00D2061A">
        <w:trPr>
          <w:jc w:val="center"/>
          <w:del w:id="427" w:author="Ravi Sharma" w:date="2026-09-15T16:02:00Z"/>
        </w:trPr>
        <w:tc>
          <w:tcPr>
            <w:tcW w:w="4671" w:type="dxa"/>
          </w:tcPr>
          <w:p w14:paraId="3AEE5BCB" w14:textId="33084188" w:rsidR="005306C8" w:rsidDel="00DC1E5B" w:rsidRDefault="005306C8" w:rsidP="000E53B8">
            <w:pPr>
              <w:rPr>
                <w:del w:id="428" w:author="Ravi Sharma" w:date="2026-09-15T16:02:00Z" w16du:dateUtc="2026-09-15T10:32:00Z"/>
              </w:rPr>
            </w:pPr>
            <w:del w:id="429" w:author="Ravi Sharma" w:date="2026-09-15T16:02:00Z" w16du:dateUtc="2026-09-15T10:32:00Z">
              <w:r w:rsidDel="00DC1E5B">
                <w:rPr>
                  <w:sz w:val="17"/>
                </w:rPr>
                <w:delText xml:space="preserve">Document corrupted / cannot be processed due to ICR/OCR limitation </w:delText>
              </w:r>
            </w:del>
          </w:p>
        </w:tc>
        <w:tc>
          <w:tcPr>
            <w:tcW w:w="4679" w:type="dxa"/>
          </w:tcPr>
          <w:p w14:paraId="65445435" w14:textId="0D9C37FA" w:rsidR="005306C8" w:rsidDel="00DC1E5B" w:rsidRDefault="005306C8" w:rsidP="000E53B8">
            <w:pPr>
              <w:rPr>
                <w:del w:id="430" w:author="Ravi Sharma" w:date="2026-09-15T16:02:00Z" w16du:dateUtc="2026-09-15T10:32:00Z"/>
              </w:rPr>
            </w:pPr>
            <w:del w:id="431" w:author="Ravi Sharma" w:date="2026-09-15T16:02:00Z" w16du:dateUtc="2026-09-15T10:32:00Z">
              <w:r w:rsidDel="00DC1E5B">
                <w:rPr>
                  <w:sz w:val="17"/>
                </w:rPr>
                <w:delText>Uploaded SI Form could not be processed. Please upload a valid document due to corrupted file or system limitation</w:delText>
              </w:r>
            </w:del>
          </w:p>
        </w:tc>
      </w:tr>
      <w:tr w:rsidR="005306C8" w:rsidDel="00DC1E5B" w14:paraId="17C18251" w14:textId="7EFB47EC" w:rsidTr="00D2061A">
        <w:trPr>
          <w:jc w:val="center"/>
          <w:del w:id="432" w:author="Ravi Sharma" w:date="2026-09-15T16:02:00Z"/>
        </w:trPr>
        <w:tc>
          <w:tcPr>
            <w:tcW w:w="4671" w:type="dxa"/>
          </w:tcPr>
          <w:p w14:paraId="2D77A332" w14:textId="159D0684" w:rsidR="005306C8" w:rsidDel="00DC1E5B" w:rsidRDefault="005306C8" w:rsidP="000E53B8">
            <w:pPr>
              <w:rPr>
                <w:del w:id="433" w:author="Ravi Sharma" w:date="2026-09-15T16:02:00Z" w16du:dateUtc="2026-09-15T10:32:00Z"/>
              </w:rPr>
            </w:pPr>
            <w:del w:id="434" w:author="Ravi Sharma" w:date="2026-09-15T16:02:00Z" w16du:dateUtc="2026-09-15T10:32:00Z">
              <w:r w:rsidDel="00DC1E5B">
                <w:rPr>
                  <w:sz w:val="17"/>
                </w:rPr>
                <w:lastRenderedPageBreak/>
                <w:delText>Multiple fields mismatch</w:delText>
              </w:r>
            </w:del>
          </w:p>
        </w:tc>
        <w:tc>
          <w:tcPr>
            <w:tcW w:w="4679" w:type="dxa"/>
          </w:tcPr>
          <w:p w14:paraId="61BC8184" w14:textId="274E395C" w:rsidR="005306C8" w:rsidDel="00DC1E5B" w:rsidRDefault="005306C8" w:rsidP="000E53B8">
            <w:pPr>
              <w:rPr>
                <w:del w:id="435" w:author="Ravi Sharma" w:date="2026-09-15T16:02:00Z" w16du:dateUtc="2026-09-15T10:32:00Z"/>
              </w:rPr>
            </w:pPr>
            <w:del w:id="436" w:author="Ravi Sharma" w:date="2026-09-15T16:02:00Z" w16du:dateUtc="2026-09-15T10:32:00Z">
              <w:r w:rsidDel="00DC1E5B">
                <w:rPr>
                  <w:sz w:val="17"/>
                </w:rPr>
                <w:delText>SI Form validation failed. One or more details do not match with the filled information. Please review and upload the corrected detail in SI Form.</w:delText>
              </w:r>
            </w:del>
          </w:p>
        </w:tc>
      </w:tr>
      <w:tr w:rsidR="005306C8" w:rsidDel="00DC1E5B" w14:paraId="18570719" w14:textId="45F1D6AA" w:rsidTr="00D2061A">
        <w:trPr>
          <w:jc w:val="center"/>
          <w:del w:id="437" w:author="Ravi Sharma" w:date="2026-09-15T16:02:00Z"/>
        </w:trPr>
        <w:tc>
          <w:tcPr>
            <w:tcW w:w="4671" w:type="dxa"/>
          </w:tcPr>
          <w:p w14:paraId="75B11D56" w14:textId="5A5D2450" w:rsidR="005306C8" w:rsidDel="00DC1E5B" w:rsidRDefault="005306C8" w:rsidP="000E53B8">
            <w:pPr>
              <w:rPr>
                <w:del w:id="438" w:author="Ravi Sharma" w:date="2026-09-15T16:02:00Z" w16du:dateUtc="2026-09-15T10:32:00Z"/>
              </w:rPr>
            </w:pPr>
            <w:del w:id="439" w:author="Ravi Sharma" w:date="2026-09-15T16:02:00Z" w16du:dateUtc="2026-09-15T10:32:00Z">
              <w:r w:rsidDel="00DC1E5B">
                <w:rPr>
                  <w:sz w:val="17"/>
                </w:rPr>
                <w:delText>Validation successful</w:delText>
              </w:r>
            </w:del>
          </w:p>
        </w:tc>
        <w:tc>
          <w:tcPr>
            <w:tcW w:w="4679" w:type="dxa"/>
          </w:tcPr>
          <w:p w14:paraId="26BF6A20" w14:textId="3938751E" w:rsidR="005306C8" w:rsidDel="00DC1E5B" w:rsidRDefault="005306C8" w:rsidP="000E53B8">
            <w:pPr>
              <w:rPr>
                <w:del w:id="440" w:author="Ravi Sharma" w:date="2026-09-15T16:02:00Z" w16du:dateUtc="2026-09-15T10:32:00Z"/>
              </w:rPr>
            </w:pPr>
            <w:del w:id="441" w:author="Ravi Sharma" w:date="2026-09-15T16:02:00Z" w16du:dateUtc="2026-09-15T10:32:00Z">
              <w:r w:rsidDel="00DC1E5B">
                <w:rPr>
                  <w:sz w:val="17"/>
                </w:rPr>
                <w:delText xml:space="preserve">SI Form validation </w:delText>
              </w:r>
              <w:r w:rsidR="00D2061A" w:rsidDel="00DC1E5B">
                <w:rPr>
                  <w:sz w:val="17"/>
                </w:rPr>
                <w:delText>is successful</w:delText>
              </w:r>
              <w:r w:rsidDel="00DC1E5B">
                <w:rPr>
                  <w:sz w:val="17"/>
                </w:rPr>
                <w:delText>. All required details matched.</w:delText>
              </w:r>
            </w:del>
          </w:p>
        </w:tc>
      </w:tr>
      <w:tr w:rsidR="00D2061A" w:rsidDel="00DC1E5B" w14:paraId="500D35D8" w14:textId="1D3E9DF7" w:rsidTr="00D2061A">
        <w:trPr>
          <w:jc w:val="center"/>
          <w:del w:id="442" w:author="Ravi Sharma" w:date="2026-09-15T16:02:00Z"/>
        </w:trPr>
        <w:tc>
          <w:tcPr>
            <w:tcW w:w="4671" w:type="dxa"/>
          </w:tcPr>
          <w:p w14:paraId="702F1209" w14:textId="4A3515C0" w:rsidR="00D2061A" w:rsidDel="00DC1E5B" w:rsidRDefault="00D2061A" w:rsidP="000E53B8">
            <w:pPr>
              <w:rPr>
                <w:del w:id="443" w:author="Ravi Sharma" w:date="2026-09-15T16:02:00Z" w16du:dateUtc="2026-09-15T10:32:00Z"/>
                <w:sz w:val="17"/>
              </w:rPr>
            </w:pPr>
            <w:del w:id="444" w:author="Ravi Sharma" w:date="2026-09-15T16:02:00Z" w16du:dateUtc="2026-09-15T10:32:00Z">
              <w:r w:rsidRPr="00D2061A" w:rsidDel="00DC1E5B">
                <w:rPr>
                  <w:sz w:val="17"/>
                </w:rPr>
                <w:delText>Low OCR Confidence</w:delText>
              </w:r>
            </w:del>
          </w:p>
        </w:tc>
        <w:tc>
          <w:tcPr>
            <w:tcW w:w="4679" w:type="dxa"/>
          </w:tcPr>
          <w:p w14:paraId="58D3CA85" w14:textId="47BF9EDF" w:rsidR="00D2061A" w:rsidDel="00DC1E5B" w:rsidRDefault="00D2061A" w:rsidP="000E53B8">
            <w:pPr>
              <w:rPr>
                <w:del w:id="445" w:author="Ravi Sharma" w:date="2026-09-15T16:02:00Z" w16du:dateUtc="2026-09-15T10:32:00Z"/>
                <w:sz w:val="17"/>
              </w:rPr>
            </w:pPr>
            <w:del w:id="446" w:author="Ravi Sharma" w:date="2026-09-15T16:02:00Z" w16du:dateUtc="2026-09-15T10:32:00Z">
              <w:r w:rsidRPr="00D2061A" w:rsidDel="00DC1E5B">
                <w:rPr>
                  <w:sz w:val="17"/>
                </w:rPr>
                <w:delText>The system could not validate one or more fields due to low OCR confidence. Please upload a clearer SI Form.</w:delText>
              </w:r>
            </w:del>
          </w:p>
        </w:tc>
      </w:tr>
    </w:tbl>
    <w:p w14:paraId="6EF5AC52" w14:textId="77777777" w:rsidR="005306C8" w:rsidRDefault="005306C8" w:rsidP="005306C8">
      <w:pPr>
        <w:pStyle w:val="ListParagraph"/>
        <w:ind w:left="2160"/>
      </w:pPr>
    </w:p>
    <w:p w14:paraId="37E76F5E" w14:textId="7592ED53" w:rsidR="0013674B" w:rsidRDefault="0013674B" w:rsidP="0013674B">
      <w:pPr>
        <w:pStyle w:val="ListParagraph"/>
        <w:numPr>
          <w:ilvl w:val="2"/>
          <w:numId w:val="11"/>
        </w:numPr>
      </w:pPr>
      <w:r w:rsidRPr="00AA5D0E">
        <w:t>case sensitivity</w:t>
      </w:r>
      <w:r>
        <w:t xml:space="preserve"> and </w:t>
      </w:r>
      <w:r w:rsidRPr="00AA5D0E">
        <w:t>spaces</w:t>
      </w:r>
      <w:ins w:id="447" w:author="Ravi Sharma" w:date="2026-09-16T11:28:00Z" w16du:dateUtc="2026-09-16T05:58:00Z">
        <w:r w:rsidR="00692EC1">
          <w:t>,</w:t>
        </w:r>
      </w:ins>
      <w:r>
        <w:t xml:space="preserve"> system should remove itself</w:t>
      </w:r>
      <w:ins w:id="448" w:author="Ravi Sharma" w:date="2026-09-16T11:28:00Z" w16du:dateUtc="2026-09-16T05:58:00Z">
        <w:r w:rsidR="005223F5">
          <w:t xml:space="preserve"> </w:t>
        </w:r>
        <w:r w:rsidR="00692EC1">
          <w:t>from</w:t>
        </w:r>
        <w:r w:rsidR="005223F5">
          <w:t xml:space="preserve"> all fileds</w:t>
        </w:r>
        <w:r w:rsidR="00692EC1">
          <w:t xml:space="preserve"> </w:t>
        </w:r>
      </w:ins>
      <w:ins w:id="449" w:author="Ravi Sharma" w:date="2026-09-16T11:29:00Z" w16du:dateUtc="2026-09-16T05:59:00Z">
        <w:r w:rsidR="00692EC1">
          <w:t>in SI Mandate form</w:t>
        </w:r>
      </w:ins>
      <w:del w:id="450" w:author="Ravi Sharma" w:date="2026-09-16T11:28:00Z" w16du:dateUtc="2026-09-16T05:58:00Z">
        <w:r w:rsidDel="00692EC1">
          <w:delText xml:space="preserve">. </w:delText>
        </w:r>
      </w:del>
    </w:p>
    <w:p w14:paraId="62A6E96F" w14:textId="20ECBD65" w:rsidR="0013674B" w:rsidRDefault="0013674B" w:rsidP="0013674B">
      <w:pPr>
        <w:pStyle w:val="ListParagraph"/>
        <w:numPr>
          <w:ilvl w:val="2"/>
          <w:numId w:val="11"/>
        </w:numPr>
      </w:pPr>
      <w:r>
        <w:t xml:space="preserve">Below are the examples </w:t>
      </w:r>
      <w:ins w:id="451" w:author="Ravi Sharma" w:date="2026-09-16T11:28:00Z" w16du:dateUtc="2026-09-16T05:58:00Z">
        <w:r w:rsidR="005223F5">
          <w:t xml:space="preserve">only for </w:t>
        </w:r>
      </w:ins>
      <w:ins w:id="452" w:author="Ravi Sharma" w:date="2026-09-16T11:29:00Z" w16du:dateUtc="2026-09-16T05:59:00Z">
        <w:r w:rsidR="007A53C7">
          <w:t>reference</w:t>
        </w:r>
      </w:ins>
      <w:ins w:id="453" w:author="Ravi Sharma" w:date="2026-09-16T11:28:00Z" w16du:dateUtc="2026-09-16T05:58:00Z">
        <w:r w:rsidR="005223F5">
          <w:t>.</w:t>
        </w:r>
      </w:ins>
    </w:p>
    <w:tbl>
      <w:tblPr>
        <w:tblW w:w="5000" w:type="pct"/>
        <w:tblLook w:val="04A0" w:firstRow="1" w:lastRow="0" w:firstColumn="1" w:lastColumn="0" w:noHBand="0" w:noVBand="1"/>
      </w:tblPr>
      <w:tblGrid>
        <w:gridCol w:w="333"/>
        <w:gridCol w:w="1763"/>
        <w:gridCol w:w="1210"/>
        <w:gridCol w:w="1217"/>
        <w:gridCol w:w="973"/>
        <w:gridCol w:w="3854"/>
      </w:tblGrid>
      <w:tr w:rsidR="0013674B" w:rsidRPr="00AA5D0E" w14:paraId="06CF380A" w14:textId="77777777" w:rsidTr="00F61DB1">
        <w:trPr>
          <w:trHeight w:val="300"/>
        </w:trPr>
        <w:tc>
          <w:tcPr>
            <w:tcW w:w="119" w:type="pct"/>
            <w:tcBorders>
              <w:top w:val="single" w:sz="4" w:space="0" w:color="auto"/>
              <w:left w:val="single" w:sz="4" w:space="0" w:color="auto"/>
              <w:bottom w:val="single" w:sz="4" w:space="0" w:color="auto"/>
              <w:right w:val="single" w:sz="4" w:space="0" w:color="auto"/>
            </w:tcBorders>
            <w:shd w:val="clear" w:color="000000" w:fill="44B3E1"/>
            <w:noWrap/>
            <w:vAlign w:val="center"/>
            <w:hideMark/>
          </w:tcPr>
          <w:p w14:paraId="38562A3B" w14:textId="77777777" w:rsidR="0013674B" w:rsidRPr="00AA5D0E" w:rsidRDefault="0013674B" w:rsidP="00F61DB1">
            <w:pPr>
              <w:spacing w:after="0" w:line="240" w:lineRule="auto"/>
              <w:jc w:val="center"/>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Sr</w:t>
            </w:r>
          </w:p>
        </w:tc>
        <w:tc>
          <w:tcPr>
            <w:tcW w:w="939" w:type="pct"/>
            <w:tcBorders>
              <w:top w:val="single" w:sz="4" w:space="0" w:color="auto"/>
              <w:left w:val="nil"/>
              <w:bottom w:val="single" w:sz="4" w:space="0" w:color="auto"/>
              <w:right w:val="single" w:sz="4" w:space="0" w:color="auto"/>
            </w:tcBorders>
            <w:shd w:val="clear" w:color="000000" w:fill="44B3E1"/>
            <w:noWrap/>
            <w:vAlign w:val="center"/>
            <w:hideMark/>
          </w:tcPr>
          <w:p w14:paraId="5C9EEA48" w14:textId="77777777" w:rsidR="0013674B" w:rsidRPr="00AA5D0E" w:rsidRDefault="0013674B" w:rsidP="00F61DB1">
            <w:pPr>
              <w:spacing w:after="0" w:line="240" w:lineRule="auto"/>
              <w:jc w:val="center"/>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Scenario</w:t>
            </w:r>
          </w:p>
        </w:tc>
        <w:tc>
          <w:tcPr>
            <w:tcW w:w="652" w:type="pct"/>
            <w:tcBorders>
              <w:top w:val="single" w:sz="4" w:space="0" w:color="auto"/>
              <w:left w:val="nil"/>
              <w:bottom w:val="single" w:sz="4" w:space="0" w:color="auto"/>
              <w:right w:val="single" w:sz="4" w:space="0" w:color="auto"/>
            </w:tcBorders>
            <w:shd w:val="clear" w:color="000000" w:fill="44B3E1"/>
            <w:noWrap/>
            <w:vAlign w:val="center"/>
            <w:hideMark/>
          </w:tcPr>
          <w:p w14:paraId="578EA59F" w14:textId="77777777" w:rsidR="0013674B" w:rsidRPr="00AA5D0E" w:rsidRDefault="0013674B" w:rsidP="00F61DB1">
            <w:pPr>
              <w:spacing w:after="0" w:line="240" w:lineRule="auto"/>
              <w:jc w:val="center"/>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Proposal Form Value</w:t>
            </w:r>
          </w:p>
        </w:tc>
        <w:tc>
          <w:tcPr>
            <w:tcW w:w="607" w:type="pct"/>
            <w:tcBorders>
              <w:top w:val="single" w:sz="4" w:space="0" w:color="auto"/>
              <w:left w:val="nil"/>
              <w:bottom w:val="single" w:sz="4" w:space="0" w:color="auto"/>
              <w:right w:val="single" w:sz="4" w:space="0" w:color="auto"/>
            </w:tcBorders>
            <w:shd w:val="clear" w:color="000000" w:fill="44B3E1"/>
            <w:noWrap/>
            <w:vAlign w:val="center"/>
            <w:hideMark/>
          </w:tcPr>
          <w:p w14:paraId="167499F5" w14:textId="77777777" w:rsidR="0013674B" w:rsidRPr="00AA5D0E" w:rsidRDefault="0013674B" w:rsidP="00F61DB1">
            <w:pPr>
              <w:spacing w:after="0" w:line="240" w:lineRule="auto"/>
              <w:jc w:val="center"/>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SI Form Value</w:t>
            </w:r>
          </w:p>
        </w:tc>
        <w:tc>
          <w:tcPr>
            <w:tcW w:w="502" w:type="pct"/>
            <w:tcBorders>
              <w:top w:val="single" w:sz="4" w:space="0" w:color="auto"/>
              <w:left w:val="nil"/>
              <w:bottom w:val="single" w:sz="4" w:space="0" w:color="auto"/>
              <w:right w:val="single" w:sz="4" w:space="0" w:color="auto"/>
            </w:tcBorders>
            <w:shd w:val="clear" w:color="000000" w:fill="44B3E1"/>
            <w:noWrap/>
            <w:vAlign w:val="center"/>
            <w:hideMark/>
          </w:tcPr>
          <w:p w14:paraId="124313A3" w14:textId="77777777" w:rsidR="0013674B" w:rsidRPr="00AA5D0E" w:rsidRDefault="0013674B" w:rsidP="00F61DB1">
            <w:pPr>
              <w:spacing w:after="0" w:line="240" w:lineRule="auto"/>
              <w:jc w:val="center"/>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Expected Result</w:t>
            </w:r>
          </w:p>
        </w:tc>
        <w:tc>
          <w:tcPr>
            <w:tcW w:w="2181" w:type="pct"/>
            <w:tcBorders>
              <w:top w:val="single" w:sz="4" w:space="0" w:color="auto"/>
              <w:left w:val="nil"/>
              <w:bottom w:val="single" w:sz="4" w:space="0" w:color="auto"/>
              <w:right w:val="single" w:sz="4" w:space="0" w:color="auto"/>
            </w:tcBorders>
            <w:shd w:val="clear" w:color="000000" w:fill="44B3E1"/>
            <w:noWrap/>
            <w:vAlign w:val="center"/>
            <w:hideMark/>
          </w:tcPr>
          <w:p w14:paraId="32552091" w14:textId="77777777" w:rsidR="0013674B" w:rsidRPr="00AA5D0E" w:rsidRDefault="0013674B" w:rsidP="00F61DB1">
            <w:pPr>
              <w:spacing w:after="0" w:line="240" w:lineRule="auto"/>
              <w:jc w:val="center"/>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Remarks</w:t>
            </w:r>
          </w:p>
        </w:tc>
      </w:tr>
      <w:tr w:rsidR="0013674B" w:rsidRPr="00AA5D0E" w14:paraId="6494AB45"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56A5978C"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1</w:t>
            </w:r>
          </w:p>
        </w:tc>
        <w:tc>
          <w:tcPr>
            <w:tcW w:w="939" w:type="pct"/>
            <w:tcBorders>
              <w:top w:val="nil"/>
              <w:left w:val="nil"/>
              <w:bottom w:val="single" w:sz="4" w:space="0" w:color="auto"/>
              <w:right w:val="single" w:sz="4" w:space="0" w:color="auto"/>
            </w:tcBorders>
            <w:noWrap/>
            <w:vAlign w:val="center"/>
            <w:hideMark/>
          </w:tcPr>
          <w:p w14:paraId="29B3AD61"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Case Sensitivity</w:t>
            </w:r>
          </w:p>
        </w:tc>
        <w:tc>
          <w:tcPr>
            <w:tcW w:w="652" w:type="pct"/>
            <w:tcBorders>
              <w:top w:val="nil"/>
              <w:left w:val="nil"/>
              <w:bottom w:val="single" w:sz="4" w:space="0" w:color="auto"/>
              <w:right w:val="single" w:sz="4" w:space="0" w:color="auto"/>
            </w:tcBorders>
            <w:noWrap/>
            <w:vAlign w:val="center"/>
            <w:hideMark/>
          </w:tcPr>
          <w:p w14:paraId="6D0F1BB5"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77A6D4CE"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563ECBF6"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42237036"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System should ignore upper/lower case differences during validation.</w:t>
            </w:r>
          </w:p>
        </w:tc>
      </w:tr>
      <w:tr w:rsidR="0013674B" w:rsidRPr="00AA5D0E" w14:paraId="587A03EE"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367B663C"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2</w:t>
            </w:r>
          </w:p>
        </w:tc>
        <w:tc>
          <w:tcPr>
            <w:tcW w:w="939" w:type="pct"/>
            <w:tcBorders>
              <w:top w:val="nil"/>
              <w:left w:val="nil"/>
              <w:bottom w:val="single" w:sz="4" w:space="0" w:color="auto"/>
              <w:right w:val="single" w:sz="4" w:space="0" w:color="auto"/>
            </w:tcBorders>
            <w:noWrap/>
            <w:vAlign w:val="center"/>
            <w:hideMark/>
          </w:tcPr>
          <w:p w14:paraId="370DE26A"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Case Sensitivity</w:t>
            </w:r>
          </w:p>
        </w:tc>
        <w:tc>
          <w:tcPr>
            <w:tcW w:w="652" w:type="pct"/>
            <w:tcBorders>
              <w:top w:val="nil"/>
              <w:left w:val="nil"/>
              <w:bottom w:val="single" w:sz="4" w:space="0" w:color="auto"/>
              <w:right w:val="single" w:sz="4" w:space="0" w:color="auto"/>
            </w:tcBorders>
            <w:noWrap/>
            <w:vAlign w:val="center"/>
            <w:hideMark/>
          </w:tcPr>
          <w:p w14:paraId="2AB3D573"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5010678E"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20619711"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5AED30E7"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Name comparison should be case-insensitive.</w:t>
            </w:r>
          </w:p>
        </w:tc>
      </w:tr>
      <w:tr w:rsidR="0013674B" w:rsidRPr="00AA5D0E" w14:paraId="6C7B0968"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5BF59E85"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3</w:t>
            </w:r>
          </w:p>
        </w:tc>
        <w:tc>
          <w:tcPr>
            <w:tcW w:w="939" w:type="pct"/>
            <w:tcBorders>
              <w:top w:val="nil"/>
              <w:left w:val="nil"/>
              <w:bottom w:val="single" w:sz="4" w:space="0" w:color="auto"/>
              <w:right w:val="single" w:sz="4" w:space="0" w:color="auto"/>
            </w:tcBorders>
            <w:noWrap/>
            <w:vAlign w:val="center"/>
            <w:hideMark/>
          </w:tcPr>
          <w:p w14:paraId="78CF4515"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Case Sensitivity</w:t>
            </w:r>
          </w:p>
        </w:tc>
        <w:tc>
          <w:tcPr>
            <w:tcW w:w="652" w:type="pct"/>
            <w:tcBorders>
              <w:top w:val="nil"/>
              <w:left w:val="nil"/>
              <w:bottom w:val="single" w:sz="4" w:space="0" w:color="auto"/>
              <w:right w:val="single" w:sz="4" w:space="0" w:color="auto"/>
            </w:tcBorders>
            <w:noWrap/>
            <w:vAlign w:val="center"/>
            <w:hideMark/>
          </w:tcPr>
          <w:p w14:paraId="429A1EA1"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2D95E4D3"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6A78406D"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224C8445"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Mixed case values should be treated as identical.</w:t>
            </w:r>
          </w:p>
        </w:tc>
      </w:tr>
      <w:tr w:rsidR="0013674B" w:rsidRPr="00AA5D0E" w14:paraId="095B28A5"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4724B96A"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4</w:t>
            </w:r>
          </w:p>
        </w:tc>
        <w:tc>
          <w:tcPr>
            <w:tcW w:w="939" w:type="pct"/>
            <w:tcBorders>
              <w:top w:val="nil"/>
              <w:left w:val="nil"/>
              <w:bottom w:val="single" w:sz="4" w:space="0" w:color="auto"/>
              <w:right w:val="single" w:sz="4" w:space="0" w:color="auto"/>
            </w:tcBorders>
            <w:noWrap/>
            <w:vAlign w:val="center"/>
            <w:hideMark/>
          </w:tcPr>
          <w:p w14:paraId="66EA013B"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Case Sensitivity</w:t>
            </w:r>
          </w:p>
        </w:tc>
        <w:tc>
          <w:tcPr>
            <w:tcW w:w="652" w:type="pct"/>
            <w:tcBorders>
              <w:top w:val="nil"/>
              <w:left w:val="nil"/>
              <w:bottom w:val="single" w:sz="4" w:space="0" w:color="auto"/>
              <w:right w:val="single" w:sz="4" w:space="0" w:color="auto"/>
            </w:tcBorders>
            <w:noWrap/>
            <w:vAlign w:val="center"/>
            <w:hideMark/>
          </w:tcPr>
          <w:p w14:paraId="3A3E1996"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7B687192"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70D9E552"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723F8195"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Validation should ignore character casing.</w:t>
            </w:r>
          </w:p>
        </w:tc>
      </w:tr>
      <w:tr w:rsidR="0013674B" w:rsidRPr="00AA5D0E" w14:paraId="6A3422B9"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0932EAA2"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5</w:t>
            </w:r>
          </w:p>
        </w:tc>
        <w:tc>
          <w:tcPr>
            <w:tcW w:w="939" w:type="pct"/>
            <w:tcBorders>
              <w:top w:val="nil"/>
              <w:left w:val="nil"/>
              <w:bottom w:val="single" w:sz="4" w:space="0" w:color="auto"/>
              <w:right w:val="single" w:sz="4" w:space="0" w:color="auto"/>
            </w:tcBorders>
            <w:noWrap/>
            <w:vAlign w:val="center"/>
            <w:hideMark/>
          </w:tcPr>
          <w:p w14:paraId="015FEE2C"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Extra Spaces Between Words</w:t>
            </w:r>
          </w:p>
        </w:tc>
        <w:tc>
          <w:tcPr>
            <w:tcW w:w="652" w:type="pct"/>
            <w:tcBorders>
              <w:top w:val="nil"/>
              <w:left w:val="nil"/>
              <w:bottom w:val="single" w:sz="4" w:space="0" w:color="auto"/>
              <w:right w:val="single" w:sz="4" w:space="0" w:color="auto"/>
            </w:tcBorders>
            <w:noWrap/>
            <w:vAlign w:val="center"/>
            <w:hideMark/>
          </w:tcPr>
          <w:p w14:paraId="5840ACA1"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442B817E"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54139E62"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0FAFE6C1"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Multiple spaces should be normalized before comparison.</w:t>
            </w:r>
          </w:p>
        </w:tc>
      </w:tr>
      <w:tr w:rsidR="0013674B" w:rsidRPr="00AA5D0E" w14:paraId="7D7565B8"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6D24FE47"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6</w:t>
            </w:r>
          </w:p>
        </w:tc>
        <w:tc>
          <w:tcPr>
            <w:tcW w:w="939" w:type="pct"/>
            <w:tcBorders>
              <w:top w:val="nil"/>
              <w:left w:val="nil"/>
              <w:bottom w:val="single" w:sz="4" w:space="0" w:color="auto"/>
              <w:right w:val="single" w:sz="4" w:space="0" w:color="auto"/>
            </w:tcBorders>
            <w:noWrap/>
            <w:vAlign w:val="center"/>
            <w:hideMark/>
          </w:tcPr>
          <w:p w14:paraId="3F3BD949"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Extra Spaces Between Words</w:t>
            </w:r>
          </w:p>
        </w:tc>
        <w:tc>
          <w:tcPr>
            <w:tcW w:w="652" w:type="pct"/>
            <w:tcBorders>
              <w:top w:val="nil"/>
              <w:left w:val="nil"/>
              <w:bottom w:val="single" w:sz="4" w:space="0" w:color="auto"/>
              <w:right w:val="single" w:sz="4" w:space="0" w:color="auto"/>
            </w:tcBorders>
            <w:noWrap/>
            <w:vAlign w:val="center"/>
            <w:hideMark/>
          </w:tcPr>
          <w:p w14:paraId="760BAA25"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388B4B79"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52DB2883"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3CAE1556"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Extra spaces in SI Form should not impact validation.</w:t>
            </w:r>
          </w:p>
        </w:tc>
      </w:tr>
      <w:tr w:rsidR="0013674B" w:rsidRPr="00AA5D0E" w14:paraId="2C584649"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1BCC501D"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7</w:t>
            </w:r>
          </w:p>
        </w:tc>
        <w:tc>
          <w:tcPr>
            <w:tcW w:w="939" w:type="pct"/>
            <w:tcBorders>
              <w:top w:val="nil"/>
              <w:left w:val="nil"/>
              <w:bottom w:val="single" w:sz="4" w:space="0" w:color="auto"/>
              <w:right w:val="single" w:sz="4" w:space="0" w:color="auto"/>
            </w:tcBorders>
            <w:noWrap/>
            <w:vAlign w:val="center"/>
            <w:hideMark/>
          </w:tcPr>
          <w:p w14:paraId="082A1D37"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Leading and Trailing Spaces</w:t>
            </w:r>
          </w:p>
        </w:tc>
        <w:tc>
          <w:tcPr>
            <w:tcW w:w="652" w:type="pct"/>
            <w:tcBorders>
              <w:top w:val="nil"/>
              <w:left w:val="nil"/>
              <w:bottom w:val="single" w:sz="4" w:space="0" w:color="auto"/>
              <w:right w:val="single" w:sz="4" w:space="0" w:color="auto"/>
            </w:tcBorders>
            <w:noWrap/>
            <w:vAlign w:val="center"/>
            <w:hideMark/>
          </w:tcPr>
          <w:p w14:paraId="52AF6EB1"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2F36607B"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  RAVI SHARMA  **</w:t>
            </w:r>
          </w:p>
        </w:tc>
        <w:tc>
          <w:tcPr>
            <w:tcW w:w="502" w:type="pct"/>
            <w:tcBorders>
              <w:top w:val="nil"/>
              <w:left w:val="nil"/>
              <w:bottom w:val="single" w:sz="4" w:space="0" w:color="auto"/>
              <w:right w:val="single" w:sz="4" w:space="0" w:color="auto"/>
            </w:tcBorders>
            <w:noWrap/>
            <w:vAlign w:val="center"/>
            <w:hideMark/>
          </w:tcPr>
          <w:p w14:paraId="542022E7"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6FE7D80C"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Leading and trailing spaces should be ignored.</w:t>
            </w:r>
          </w:p>
        </w:tc>
      </w:tr>
      <w:tr w:rsidR="0013674B" w:rsidRPr="00AA5D0E" w14:paraId="46E846E9"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518D3729"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8</w:t>
            </w:r>
          </w:p>
        </w:tc>
        <w:tc>
          <w:tcPr>
            <w:tcW w:w="939" w:type="pct"/>
            <w:tcBorders>
              <w:top w:val="nil"/>
              <w:left w:val="nil"/>
              <w:bottom w:val="single" w:sz="4" w:space="0" w:color="auto"/>
              <w:right w:val="single" w:sz="4" w:space="0" w:color="auto"/>
            </w:tcBorders>
            <w:noWrap/>
            <w:vAlign w:val="center"/>
            <w:hideMark/>
          </w:tcPr>
          <w:p w14:paraId="3189F52A"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Mixed Case and Spaces</w:t>
            </w:r>
          </w:p>
        </w:tc>
        <w:tc>
          <w:tcPr>
            <w:tcW w:w="652" w:type="pct"/>
            <w:tcBorders>
              <w:top w:val="nil"/>
              <w:left w:val="nil"/>
              <w:bottom w:val="single" w:sz="4" w:space="0" w:color="auto"/>
              <w:right w:val="single" w:sz="4" w:space="0" w:color="auto"/>
            </w:tcBorders>
            <w:noWrap/>
            <w:vAlign w:val="center"/>
            <w:hideMark/>
          </w:tcPr>
          <w:p w14:paraId="148F1ADC"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51063227"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75BEDFE6"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36A083AD"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Validation should ignore both case and multiple spaces.</w:t>
            </w:r>
          </w:p>
        </w:tc>
      </w:tr>
      <w:tr w:rsidR="0013674B" w:rsidRPr="00AA5D0E" w14:paraId="454BD438"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57F521EC"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9</w:t>
            </w:r>
          </w:p>
        </w:tc>
        <w:tc>
          <w:tcPr>
            <w:tcW w:w="939" w:type="pct"/>
            <w:tcBorders>
              <w:top w:val="nil"/>
              <w:left w:val="nil"/>
              <w:bottom w:val="single" w:sz="4" w:space="0" w:color="auto"/>
              <w:right w:val="single" w:sz="4" w:space="0" w:color="auto"/>
            </w:tcBorders>
            <w:noWrap/>
            <w:vAlign w:val="center"/>
            <w:hideMark/>
          </w:tcPr>
          <w:p w14:paraId="72234D4C"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Multiple Spaces and Mixed Case</w:t>
            </w:r>
          </w:p>
        </w:tc>
        <w:tc>
          <w:tcPr>
            <w:tcW w:w="652" w:type="pct"/>
            <w:tcBorders>
              <w:top w:val="nil"/>
              <w:left w:val="nil"/>
              <w:bottom w:val="single" w:sz="4" w:space="0" w:color="auto"/>
              <w:right w:val="single" w:sz="4" w:space="0" w:color="auto"/>
            </w:tcBorders>
            <w:noWrap/>
            <w:vAlign w:val="center"/>
            <w:hideMark/>
          </w:tcPr>
          <w:p w14:paraId="4F595265"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30BADB36"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0B787D63"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286EFF7B"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Case and extra spaces should not cause mismatch.</w:t>
            </w:r>
          </w:p>
        </w:tc>
      </w:tr>
      <w:tr w:rsidR="0013674B" w:rsidRPr="00AA5D0E" w14:paraId="7FD0A641"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09194D93"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10</w:t>
            </w:r>
          </w:p>
        </w:tc>
        <w:tc>
          <w:tcPr>
            <w:tcW w:w="939" w:type="pct"/>
            <w:tcBorders>
              <w:top w:val="nil"/>
              <w:left w:val="nil"/>
              <w:bottom w:val="single" w:sz="4" w:space="0" w:color="auto"/>
              <w:right w:val="single" w:sz="4" w:space="0" w:color="auto"/>
            </w:tcBorders>
            <w:noWrap/>
            <w:vAlign w:val="center"/>
            <w:hideMark/>
          </w:tcPr>
          <w:p w14:paraId="2AC1C317"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Tab/Additional White Space</w:t>
            </w:r>
          </w:p>
        </w:tc>
        <w:tc>
          <w:tcPr>
            <w:tcW w:w="652" w:type="pct"/>
            <w:tcBorders>
              <w:top w:val="nil"/>
              <w:left w:val="nil"/>
              <w:bottom w:val="single" w:sz="4" w:space="0" w:color="auto"/>
              <w:right w:val="single" w:sz="4" w:space="0" w:color="auto"/>
            </w:tcBorders>
            <w:noWrap/>
            <w:vAlign w:val="center"/>
            <w:hideMark/>
          </w:tcPr>
          <w:p w14:paraId="66661628"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756CDD56"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6C742027"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3E02785F"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Any additional white spaces between words should be trimmed/normalized.</w:t>
            </w:r>
          </w:p>
        </w:tc>
      </w:tr>
      <w:tr w:rsidR="0013674B" w:rsidRPr="00AA5D0E" w14:paraId="2D900128"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02871257"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11</w:t>
            </w:r>
          </w:p>
        </w:tc>
        <w:tc>
          <w:tcPr>
            <w:tcW w:w="939" w:type="pct"/>
            <w:tcBorders>
              <w:top w:val="nil"/>
              <w:left w:val="nil"/>
              <w:bottom w:val="single" w:sz="4" w:space="0" w:color="auto"/>
              <w:right w:val="single" w:sz="4" w:space="0" w:color="auto"/>
            </w:tcBorders>
            <w:noWrap/>
            <w:vAlign w:val="center"/>
            <w:hideMark/>
          </w:tcPr>
          <w:p w14:paraId="12D73780"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Single Space vs Multiple Spaces</w:t>
            </w:r>
          </w:p>
        </w:tc>
        <w:tc>
          <w:tcPr>
            <w:tcW w:w="652" w:type="pct"/>
            <w:tcBorders>
              <w:top w:val="nil"/>
              <w:left w:val="nil"/>
              <w:bottom w:val="single" w:sz="4" w:space="0" w:color="auto"/>
              <w:right w:val="single" w:sz="4" w:space="0" w:color="auto"/>
            </w:tcBorders>
            <w:noWrap/>
            <w:vAlign w:val="center"/>
            <w:hideMark/>
          </w:tcPr>
          <w:p w14:paraId="6578DD33"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68CAEB1B"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502" w:type="pct"/>
            <w:tcBorders>
              <w:top w:val="nil"/>
              <w:left w:val="nil"/>
              <w:bottom w:val="single" w:sz="4" w:space="0" w:color="auto"/>
              <w:right w:val="single" w:sz="4" w:space="0" w:color="auto"/>
            </w:tcBorders>
            <w:noWrap/>
            <w:vAlign w:val="center"/>
            <w:hideMark/>
          </w:tcPr>
          <w:p w14:paraId="4BAA5522"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6090C986"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Space normalization should be applied before validation.</w:t>
            </w:r>
          </w:p>
        </w:tc>
      </w:tr>
      <w:tr w:rsidR="0013674B" w:rsidRPr="00AA5D0E" w14:paraId="5DD08C36" w14:textId="77777777" w:rsidTr="00F61DB1">
        <w:trPr>
          <w:trHeight w:val="300"/>
        </w:trPr>
        <w:tc>
          <w:tcPr>
            <w:tcW w:w="119" w:type="pct"/>
            <w:tcBorders>
              <w:top w:val="nil"/>
              <w:left w:val="single" w:sz="4" w:space="0" w:color="auto"/>
              <w:bottom w:val="single" w:sz="4" w:space="0" w:color="auto"/>
              <w:right w:val="single" w:sz="4" w:space="0" w:color="auto"/>
            </w:tcBorders>
            <w:noWrap/>
            <w:vAlign w:val="center"/>
            <w:hideMark/>
          </w:tcPr>
          <w:p w14:paraId="08892F74" w14:textId="77777777" w:rsidR="0013674B" w:rsidRPr="00AA5D0E" w:rsidRDefault="0013674B" w:rsidP="00F61DB1">
            <w:pPr>
              <w:spacing w:after="0" w:line="240" w:lineRule="auto"/>
              <w:jc w:val="right"/>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12</w:t>
            </w:r>
          </w:p>
        </w:tc>
        <w:tc>
          <w:tcPr>
            <w:tcW w:w="939" w:type="pct"/>
            <w:tcBorders>
              <w:top w:val="nil"/>
              <w:left w:val="nil"/>
              <w:bottom w:val="single" w:sz="4" w:space="0" w:color="auto"/>
              <w:right w:val="single" w:sz="4" w:space="0" w:color="auto"/>
            </w:tcBorders>
            <w:noWrap/>
            <w:vAlign w:val="center"/>
            <w:hideMark/>
          </w:tcPr>
          <w:p w14:paraId="11EE3967"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Case and Trailing Space</w:t>
            </w:r>
          </w:p>
        </w:tc>
        <w:tc>
          <w:tcPr>
            <w:tcW w:w="652" w:type="pct"/>
            <w:tcBorders>
              <w:top w:val="nil"/>
              <w:left w:val="nil"/>
              <w:bottom w:val="single" w:sz="4" w:space="0" w:color="auto"/>
              <w:right w:val="single" w:sz="4" w:space="0" w:color="auto"/>
            </w:tcBorders>
            <w:noWrap/>
            <w:vAlign w:val="center"/>
            <w:hideMark/>
          </w:tcPr>
          <w:p w14:paraId="7B1CEA19"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w:t>
            </w:r>
          </w:p>
        </w:tc>
        <w:tc>
          <w:tcPr>
            <w:tcW w:w="607" w:type="pct"/>
            <w:tcBorders>
              <w:top w:val="nil"/>
              <w:left w:val="nil"/>
              <w:bottom w:val="single" w:sz="4" w:space="0" w:color="auto"/>
              <w:right w:val="single" w:sz="4" w:space="0" w:color="auto"/>
            </w:tcBorders>
            <w:noWrap/>
            <w:vAlign w:val="center"/>
            <w:hideMark/>
          </w:tcPr>
          <w:p w14:paraId="1F4DBE70"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**ravi sharma **</w:t>
            </w:r>
          </w:p>
        </w:tc>
        <w:tc>
          <w:tcPr>
            <w:tcW w:w="502" w:type="pct"/>
            <w:tcBorders>
              <w:top w:val="nil"/>
              <w:left w:val="nil"/>
              <w:bottom w:val="single" w:sz="4" w:space="0" w:color="auto"/>
              <w:right w:val="single" w:sz="4" w:space="0" w:color="auto"/>
            </w:tcBorders>
            <w:noWrap/>
            <w:vAlign w:val="center"/>
            <w:hideMark/>
          </w:tcPr>
          <w:p w14:paraId="048FA42F"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Pass</w:t>
            </w:r>
          </w:p>
        </w:tc>
        <w:tc>
          <w:tcPr>
            <w:tcW w:w="2181" w:type="pct"/>
            <w:tcBorders>
              <w:top w:val="nil"/>
              <w:left w:val="nil"/>
              <w:bottom w:val="single" w:sz="4" w:space="0" w:color="auto"/>
              <w:right w:val="single" w:sz="4" w:space="0" w:color="auto"/>
            </w:tcBorders>
            <w:noWrap/>
            <w:vAlign w:val="center"/>
            <w:hideMark/>
          </w:tcPr>
          <w:p w14:paraId="159A5C38" w14:textId="77777777" w:rsidR="0013674B" w:rsidRPr="00AA5D0E" w:rsidRDefault="0013674B" w:rsidP="00F61DB1">
            <w:pPr>
              <w:spacing w:after="0" w:line="240" w:lineRule="auto"/>
              <w:rPr>
                <w:rFonts w:ascii="Segoe UI" w:eastAsia="Times New Roman" w:hAnsi="Segoe UI" w:cs="Segoe UI"/>
                <w:color w:val="000000"/>
                <w:kern w:val="0"/>
                <w:sz w:val="16"/>
                <w:szCs w:val="16"/>
                <w14:ligatures w14:val="none"/>
              </w:rPr>
            </w:pPr>
            <w:r w:rsidRPr="00AA5D0E">
              <w:rPr>
                <w:rFonts w:ascii="Segoe UI" w:eastAsia="Times New Roman" w:hAnsi="Segoe UI" w:cs="Segoe UI"/>
                <w:color w:val="000000"/>
                <w:kern w:val="0"/>
                <w:sz w:val="16"/>
                <w:szCs w:val="16"/>
                <w14:ligatures w14:val="none"/>
              </w:rPr>
              <w:t>Trailing spaces and case differences should be ignored.</w:t>
            </w:r>
          </w:p>
        </w:tc>
      </w:tr>
    </w:tbl>
    <w:p w14:paraId="579C1710" w14:textId="77777777" w:rsidR="0013674B" w:rsidRDefault="0013674B" w:rsidP="0013674B"/>
    <w:p w14:paraId="2286E9CB" w14:textId="5609F8D6" w:rsidR="005306C8" w:rsidRDefault="005306C8" w:rsidP="003368D1">
      <w:pPr>
        <w:pStyle w:val="ListParagraph"/>
        <w:numPr>
          <w:ilvl w:val="2"/>
          <w:numId w:val="11"/>
        </w:numPr>
      </w:pPr>
      <w:r>
        <w:t>Example – Multiple Validation Failures</w:t>
      </w:r>
    </w:p>
    <w:p w14:paraId="2CC3C3D9" w14:textId="289082DD" w:rsidR="005306C8" w:rsidRDefault="005306C8" w:rsidP="005306C8">
      <w:r>
        <w:t xml:space="preserve">Example: If the Account Number is missing, Bank Name does not match the Proposal </w:t>
      </w:r>
      <w:del w:id="454" w:author="Ravi Sharma" w:date="2026-09-15T16:03:00Z" w16du:dateUtc="2026-09-15T10:33:00Z">
        <w:r w:rsidDel="00DC1E5B">
          <w:delText>Form</w:delText>
        </w:r>
      </w:del>
      <w:ins w:id="455" w:author="Ravi Sharma" w:date="2026-09-15T16:03:00Z" w16du:dateUtc="2026-09-15T10:33:00Z">
        <w:r w:rsidR="00DC1E5B">
          <w:t>details</w:t>
        </w:r>
      </w:ins>
      <w:r>
        <w:t>, and the Account Holder Signature is missing</w:t>
      </w:r>
      <w:ins w:id="456" w:author="Ravi Sharma" w:date="2026-09-15T16:03:00Z" w16du:dateUtc="2026-09-15T10:33:00Z">
        <w:r w:rsidR="00DC1E5B">
          <w:t xml:space="preserve"> in the SI form</w:t>
        </w:r>
      </w:ins>
      <w:r>
        <w:t>, the system should display all three applicable errors</w:t>
      </w:r>
      <w:ins w:id="457" w:author="Ravi Sharma" w:date="2026-09-15T16:04:00Z" w16du:dateUtc="2026-09-15T10:34:00Z">
        <w:r w:rsidR="00DC1E5B">
          <w:t xml:space="preserve"> along with Si form uploaded attempts</w:t>
        </w:r>
      </w:ins>
      <w:del w:id="458" w:author="Ravi Sharma" w:date="2026-09-15T16:04:00Z" w16du:dateUtc="2026-09-15T10:34:00Z">
        <w:r w:rsidDel="00DC1E5B">
          <w:delText>:</w:delText>
        </w:r>
      </w:del>
    </w:p>
    <w:p w14:paraId="22B97319" w14:textId="77777777" w:rsidR="0077028E" w:rsidRDefault="0077028E" w:rsidP="0077028E">
      <w:pPr>
        <w:pStyle w:val="ListBullet"/>
        <w:rPr>
          <w:ins w:id="459" w:author="Ravi Sharma" w:date="2026-09-16T14:33:00Z" w16du:dateUtc="2026-09-16T09:03:00Z"/>
        </w:rPr>
      </w:pPr>
      <w:ins w:id="460" w:author="Ravi Sharma" w:date="2026-09-16T14:33:00Z" w16du:dateUtc="2026-09-16T09:03:00Z">
        <w:r>
          <w:t>Account Number is missing in the uploaded SI Form. Please ensure the Account Number is clearly mentioned and upload the correct SI Form.</w:t>
        </w:r>
      </w:ins>
    </w:p>
    <w:p w14:paraId="3F815907" w14:textId="77777777" w:rsidR="0077028E" w:rsidRDefault="0077028E" w:rsidP="0077028E">
      <w:pPr>
        <w:pStyle w:val="ListBullet"/>
        <w:rPr>
          <w:ins w:id="461" w:author="Ravi Sharma" w:date="2026-09-16T14:33:00Z" w16du:dateUtc="2026-09-16T09:03:00Z"/>
        </w:rPr>
      </w:pPr>
      <w:ins w:id="462" w:author="Ravi Sharma" w:date="2026-09-16T14:33:00Z" w16du:dateUtc="2026-09-16T09:03:00Z">
        <w:r>
          <w:t xml:space="preserve">The SI Amount in the SI Form does not match the premium amount provided in the proposal details. Please verify and update the SI from. </w:t>
        </w:r>
      </w:ins>
    </w:p>
    <w:p w14:paraId="60413E4D" w14:textId="77777777" w:rsidR="0077028E" w:rsidRDefault="0077028E" w:rsidP="0077028E">
      <w:pPr>
        <w:pStyle w:val="ListBullet"/>
        <w:rPr>
          <w:ins w:id="463" w:author="Ravi Sharma" w:date="2026-09-16T14:33:00Z" w16du:dateUtc="2026-09-16T09:03:00Z"/>
        </w:rPr>
      </w:pPr>
      <w:ins w:id="464" w:author="Ravi Sharma" w:date="2026-09-16T14:33:00Z" w16du:dateUtc="2026-09-16T09:03:00Z">
        <w:r>
          <w:t xml:space="preserve">The Account Holder Name mentioned in the SI Form does not match the Proposer Name provided in the proposal details. Please verify and correct the information in the SI form. </w:t>
        </w:r>
      </w:ins>
    </w:p>
    <w:p w14:paraId="6D3D3106" w14:textId="5FE53BCC" w:rsidR="005306C8" w:rsidDel="0077028E" w:rsidRDefault="005306C8" w:rsidP="005306C8">
      <w:pPr>
        <w:pStyle w:val="ListBullet"/>
        <w:tabs>
          <w:tab w:val="num" w:pos="360"/>
        </w:tabs>
        <w:ind w:left="360" w:hanging="360"/>
        <w:rPr>
          <w:del w:id="465" w:author="Ravi Sharma" w:date="2026-09-16T14:33:00Z" w16du:dateUtc="2026-09-16T09:03:00Z"/>
        </w:rPr>
      </w:pPr>
      <w:del w:id="466" w:author="Ravi Sharma" w:date="2026-09-16T14:33:00Z" w16du:dateUtc="2026-09-16T09:03:00Z">
        <w:r w:rsidDel="0077028E">
          <w:delText>Account Number is not present in the uploaded SI Form.</w:delText>
        </w:r>
      </w:del>
    </w:p>
    <w:p w14:paraId="5F8EA12C" w14:textId="782710A9" w:rsidR="005306C8" w:rsidDel="0077028E" w:rsidRDefault="005306C8" w:rsidP="005306C8">
      <w:pPr>
        <w:pStyle w:val="ListBullet"/>
        <w:tabs>
          <w:tab w:val="num" w:pos="360"/>
        </w:tabs>
        <w:ind w:left="360" w:hanging="360"/>
        <w:rPr>
          <w:del w:id="467" w:author="Ravi Sharma" w:date="2026-09-16T14:33:00Z" w16du:dateUtc="2026-09-16T09:03:00Z"/>
        </w:rPr>
      </w:pPr>
      <w:del w:id="468" w:author="Ravi Sharma" w:date="2026-09-16T14:33:00Z" w16du:dateUtc="2026-09-16T09:03:00Z">
        <w:r w:rsidDel="0077028E">
          <w:delText>Bank Name does not match with the Bank Name in the Proposal Form.</w:delText>
        </w:r>
      </w:del>
    </w:p>
    <w:p w14:paraId="7DCA07B2" w14:textId="4747A609" w:rsidR="005306C8" w:rsidDel="0077028E" w:rsidRDefault="005306C8" w:rsidP="005306C8">
      <w:pPr>
        <w:pStyle w:val="ListBullet"/>
        <w:tabs>
          <w:tab w:val="num" w:pos="360"/>
        </w:tabs>
        <w:ind w:left="360" w:hanging="360"/>
        <w:rPr>
          <w:del w:id="469" w:author="Ravi Sharma" w:date="2026-09-16T14:33:00Z" w16du:dateUtc="2026-09-16T09:03:00Z"/>
        </w:rPr>
      </w:pPr>
      <w:del w:id="470" w:author="Ravi Sharma" w:date="2026-09-16T14:33:00Z" w16du:dateUtc="2026-09-16T09:03:00Z">
        <w:r w:rsidDel="0077028E">
          <w:lastRenderedPageBreak/>
          <w:delText>Account Holder Signature is not present in the uploaded SI Form.</w:delText>
        </w:r>
      </w:del>
    </w:p>
    <w:p w14:paraId="3A9A5470" w14:textId="4B5AE0D3" w:rsidR="005306C8" w:rsidRDefault="005306C8" w:rsidP="003368D1">
      <w:pPr>
        <w:pStyle w:val="ListParagraph"/>
        <w:numPr>
          <w:ilvl w:val="2"/>
          <w:numId w:val="11"/>
        </w:numPr>
      </w:pPr>
      <w:r>
        <w:t xml:space="preserve">Attaching wireframe for the reference </w:t>
      </w:r>
    </w:p>
    <w:p w14:paraId="547B1B33" w14:textId="02BFC657" w:rsidR="005306C8" w:rsidRPr="005306C8" w:rsidRDefault="005306C8" w:rsidP="005306C8">
      <w:pPr>
        <w:rPr>
          <w:sz w:val="22"/>
          <w:szCs w:val="22"/>
        </w:rPr>
      </w:pPr>
      <w:r>
        <w:rPr>
          <w:noProof/>
          <w:sz w:val="22"/>
          <w:szCs w:val="22"/>
        </w:rPr>
        <w:drawing>
          <wp:inline distT="0" distB="0" distL="0" distR="0" wp14:anchorId="40E9609D" wp14:editId="34B444CA">
            <wp:extent cx="5934075" cy="4124325"/>
            <wp:effectExtent l="0" t="0" r="9525" b="9525"/>
            <wp:docPr id="95698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124325"/>
                    </a:xfrm>
                    <a:prstGeom prst="rect">
                      <a:avLst/>
                    </a:prstGeom>
                    <a:noFill/>
                    <a:ln>
                      <a:noFill/>
                    </a:ln>
                  </pic:spPr>
                </pic:pic>
              </a:graphicData>
            </a:graphic>
          </wp:inline>
        </w:drawing>
      </w:r>
    </w:p>
    <w:p w14:paraId="45655602" w14:textId="77777777" w:rsidR="005306C8" w:rsidRPr="00F36913" w:rsidRDefault="005306C8" w:rsidP="005306C8">
      <w:pPr>
        <w:pStyle w:val="ListParagraph"/>
        <w:ind w:left="1080"/>
        <w:rPr>
          <w:sz w:val="22"/>
          <w:szCs w:val="22"/>
        </w:rPr>
      </w:pPr>
    </w:p>
    <w:p w14:paraId="36DD466B" w14:textId="3C0B8F7F" w:rsidR="007F2E47" w:rsidRDefault="005306C8" w:rsidP="0013674B">
      <w:pPr>
        <w:pStyle w:val="ListParagraph"/>
        <w:numPr>
          <w:ilvl w:val="1"/>
          <w:numId w:val="16"/>
        </w:numPr>
        <w:rPr>
          <w:ins w:id="471" w:author="Ravi Sharma" w:date="2026-09-16T09:33:00Z" w16du:dateUtc="2026-09-16T04:03:00Z"/>
          <w:sz w:val="22"/>
          <w:szCs w:val="22"/>
        </w:rPr>
      </w:pPr>
      <w:r w:rsidRPr="00F36913">
        <w:rPr>
          <w:sz w:val="22"/>
          <w:szCs w:val="22"/>
        </w:rPr>
        <w:t xml:space="preserve">If the SI remains discrepant after the </w:t>
      </w:r>
      <w:del w:id="472" w:author="Ravi Sharma" w:date="2026-09-16T09:00:00Z" w16du:dateUtc="2026-09-16T03:30:00Z">
        <w:r w:rsidRPr="00F36913" w:rsidDel="00FB355D">
          <w:rPr>
            <w:sz w:val="22"/>
            <w:szCs w:val="22"/>
          </w:rPr>
          <w:delText xml:space="preserve">second </w:delText>
        </w:r>
      </w:del>
      <w:ins w:id="473" w:author="Ravi Sharma" w:date="2026-09-16T09:00:00Z" w16du:dateUtc="2026-09-16T03:30:00Z">
        <w:r w:rsidR="00FB355D">
          <w:rPr>
            <w:sz w:val="22"/>
            <w:szCs w:val="22"/>
          </w:rPr>
          <w:t>third</w:t>
        </w:r>
        <w:r w:rsidR="00FB355D" w:rsidRPr="00F36913">
          <w:rPr>
            <w:sz w:val="22"/>
            <w:szCs w:val="22"/>
          </w:rPr>
          <w:t xml:space="preserve"> </w:t>
        </w:r>
      </w:ins>
      <w:r w:rsidRPr="00F36913">
        <w:rPr>
          <w:sz w:val="22"/>
          <w:szCs w:val="22"/>
        </w:rPr>
        <w:t>attempt, the application submission shall be permitted; however, Insta Issuance will be set to 'N', and a SI PFR will be generated for subsequent processing as per existing process </w:t>
      </w:r>
    </w:p>
    <w:p w14:paraId="40F827F2" w14:textId="77777777" w:rsidR="0002347A" w:rsidRPr="0002347A" w:rsidRDefault="0002347A" w:rsidP="0002347A">
      <w:pPr>
        <w:pStyle w:val="ListParagraph"/>
        <w:numPr>
          <w:ilvl w:val="1"/>
          <w:numId w:val="16"/>
        </w:numPr>
        <w:rPr>
          <w:ins w:id="474" w:author="Ravi Sharma" w:date="2026-09-16T09:36:00Z" w16du:dateUtc="2026-09-16T04:06:00Z"/>
          <w:sz w:val="22"/>
          <w:szCs w:val="22"/>
        </w:rPr>
      </w:pPr>
      <w:ins w:id="475" w:author="Ravi Sharma" w:date="2026-09-16T09:36:00Z" w16du:dateUtc="2026-09-16T04:06:00Z">
        <w:r w:rsidRPr="0002347A">
          <w:rPr>
            <w:sz w:val="22"/>
            <w:szCs w:val="22"/>
          </w:rPr>
          <w:t>Below are the bank names supported by the system. During SI Mandate validation, the bank name may be captured either by the FLS or extracted from the uploaded SI Mandate Form.</w:t>
        </w:r>
      </w:ins>
    </w:p>
    <w:p w14:paraId="0B2145AF" w14:textId="77777777" w:rsidR="0002347A" w:rsidRPr="0002347A" w:rsidRDefault="0002347A">
      <w:pPr>
        <w:pStyle w:val="ListParagraph"/>
        <w:ind w:left="1080"/>
        <w:rPr>
          <w:ins w:id="476" w:author="Ravi Sharma" w:date="2026-09-16T09:36:00Z" w16du:dateUtc="2026-09-16T04:06:00Z"/>
          <w:sz w:val="22"/>
          <w:szCs w:val="22"/>
        </w:rPr>
        <w:pPrChange w:id="477" w:author="Ravi Sharma" w:date="2026-09-16T09:36:00Z" w16du:dateUtc="2026-09-16T04:06:00Z">
          <w:pPr>
            <w:pStyle w:val="ListParagraph"/>
            <w:numPr>
              <w:ilvl w:val="1"/>
              <w:numId w:val="16"/>
            </w:numPr>
            <w:ind w:left="1080" w:hanging="360"/>
          </w:pPr>
        </w:pPrChange>
      </w:pPr>
    </w:p>
    <w:p w14:paraId="167B0B17" w14:textId="4F57034D" w:rsidR="0002347A" w:rsidRPr="0002347A" w:rsidRDefault="0002347A" w:rsidP="0002347A">
      <w:pPr>
        <w:pStyle w:val="ListParagraph"/>
        <w:numPr>
          <w:ilvl w:val="1"/>
          <w:numId w:val="16"/>
        </w:numPr>
        <w:rPr>
          <w:ins w:id="478" w:author="Ravi Sharma" w:date="2026-09-16T09:36:00Z" w16du:dateUtc="2026-09-16T04:06:00Z"/>
          <w:sz w:val="22"/>
          <w:szCs w:val="22"/>
        </w:rPr>
      </w:pPr>
      <w:ins w:id="479" w:author="Ravi Sharma" w:date="2026-09-16T09:36:00Z" w16du:dateUtc="2026-09-16T04:06:00Z">
        <w:r w:rsidRPr="0002347A">
          <w:rPr>
            <w:sz w:val="22"/>
            <w:szCs w:val="22"/>
          </w:rPr>
          <w:t>The system should validate the bank name by considering both the full bank name and its commonly used abbreviation/short form. Therefore, if the SI Mandate Form contains either the abbreviated bank name (e.g., SBI) or the complete bank name (e.g., State Bank of India), the validation should be treated as successful and should not fail solely due to the use of an abbreviation</w:t>
        </w:r>
        <w:r>
          <w:rPr>
            <w:sz w:val="22"/>
            <w:szCs w:val="22"/>
          </w:rPr>
          <w:t xml:space="preserve"> or any case </w:t>
        </w:r>
      </w:ins>
      <w:ins w:id="480" w:author="Ravi Sharma" w:date="2026-09-16T09:37:00Z" w16du:dateUtc="2026-09-16T04:07:00Z">
        <w:r w:rsidRPr="0002347A">
          <w:rPr>
            <w:sz w:val="22"/>
            <w:szCs w:val="22"/>
          </w:rPr>
          <w:t>sensitivity</w:t>
        </w:r>
      </w:ins>
      <w:ins w:id="481" w:author="Ravi Sharma" w:date="2026-09-16T09:36:00Z" w16du:dateUtc="2026-09-16T04:06:00Z">
        <w:r w:rsidRPr="0002347A">
          <w:rPr>
            <w:sz w:val="22"/>
            <w:szCs w:val="22"/>
          </w:rPr>
          <w:t>.</w:t>
        </w:r>
      </w:ins>
    </w:p>
    <w:p w14:paraId="096533E5" w14:textId="77777777" w:rsidR="0002347A" w:rsidRPr="0002347A" w:rsidRDefault="0002347A">
      <w:pPr>
        <w:pStyle w:val="ListParagraph"/>
        <w:ind w:left="1080"/>
        <w:rPr>
          <w:ins w:id="482" w:author="Ravi Sharma" w:date="2026-09-16T09:36:00Z" w16du:dateUtc="2026-09-16T04:06:00Z"/>
          <w:sz w:val="22"/>
          <w:szCs w:val="22"/>
        </w:rPr>
        <w:pPrChange w:id="483" w:author="Ravi Sharma" w:date="2026-09-16T09:36:00Z" w16du:dateUtc="2026-09-16T04:06:00Z">
          <w:pPr>
            <w:pStyle w:val="ListParagraph"/>
            <w:numPr>
              <w:ilvl w:val="1"/>
              <w:numId w:val="16"/>
            </w:numPr>
            <w:ind w:left="1080" w:hanging="360"/>
          </w:pPr>
        </w:pPrChange>
      </w:pPr>
    </w:p>
    <w:p w14:paraId="13C519B0" w14:textId="0A84970F" w:rsidR="0002347A" w:rsidDel="0002347A" w:rsidRDefault="0002347A" w:rsidP="0002347A">
      <w:pPr>
        <w:pStyle w:val="ListParagraph"/>
        <w:numPr>
          <w:ilvl w:val="1"/>
          <w:numId w:val="16"/>
        </w:numPr>
        <w:rPr>
          <w:del w:id="484" w:author="Ravi Sharma" w:date="2026-09-16T09:36:00Z" w16du:dateUtc="2026-09-16T04:06:00Z"/>
          <w:sz w:val="22"/>
          <w:szCs w:val="22"/>
        </w:rPr>
      </w:pPr>
      <w:ins w:id="485" w:author="Ravi Sharma" w:date="2026-09-16T09:36:00Z" w16du:dateUtc="2026-09-16T04:06:00Z">
        <w:r w:rsidRPr="0002347A">
          <w:rPr>
            <w:sz w:val="22"/>
            <w:szCs w:val="22"/>
          </w:rPr>
          <w:t>Accordingly, the master list of bank names should include all supported banks along with their recognized abbreviations to ensure accurate matching and avoid validation failures resulting from different naming conventions.</w:t>
        </w:r>
      </w:ins>
    </w:p>
    <w:p w14:paraId="7ABA7D60" w14:textId="2A841AB4" w:rsidR="007F2E47" w:rsidRDefault="007F2E47" w:rsidP="0013674B">
      <w:pPr>
        <w:pStyle w:val="ListParagraph"/>
        <w:numPr>
          <w:ilvl w:val="1"/>
          <w:numId w:val="16"/>
        </w:numPr>
        <w:rPr>
          <w:ins w:id="486" w:author="Ravi Sharma" w:date="2026-09-16T15:01:00Z" w16du:dateUtc="2026-09-16T09:31:00Z"/>
          <w:sz w:val="22"/>
          <w:szCs w:val="22"/>
        </w:rPr>
      </w:pPr>
      <w:r w:rsidRPr="007F2E47">
        <w:rPr>
          <w:sz w:val="22"/>
          <w:szCs w:val="22"/>
        </w:rPr>
        <w:lastRenderedPageBreak/>
        <w:t xml:space="preserve"> list of banks</w:t>
      </w:r>
      <w:r>
        <w:rPr>
          <w:sz w:val="22"/>
          <w:szCs w:val="22"/>
        </w:rPr>
        <w:t xml:space="preserve"> for reference</w:t>
      </w:r>
      <w:r w:rsidRPr="007F2E47">
        <w:rPr>
          <w:sz w:val="22"/>
          <w:szCs w:val="22"/>
        </w:rPr>
        <w:t xml:space="preserve">. If any new bank is added in the future, the system should be capable of handling the same exception automatically without requiring any code changes. </w:t>
      </w:r>
    </w:p>
    <w:bookmarkStart w:id="487" w:name="_MON_1851076130"/>
    <w:bookmarkEnd w:id="487"/>
    <w:p w14:paraId="4A122DA5" w14:textId="1C170EFD" w:rsidR="00B561B9" w:rsidRPr="007F2E47" w:rsidRDefault="00B561B9" w:rsidP="0013674B">
      <w:pPr>
        <w:pStyle w:val="ListParagraph"/>
        <w:numPr>
          <w:ilvl w:val="1"/>
          <w:numId w:val="16"/>
        </w:numPr>
        <w:rPr>
          <w:sz w:val="22"/>
          <w:szCs w:val="22"/>
        </w:rPr>
      </w:pPr>
      <w:ins w:id="488" w:author="Ravi Sharma" w:date="2026-09-16T15:02:00Z" w16du:dateUtc="2026-09-16T09:32:00Z">
        <w:r>
          <w:rPr>
            <w:sz w:val="22"/>
            <w:szCs w:val="22"/>
          </w:rPr>
          <w:object w:dxaOrig="1534" w:dyaOrig="997" w14:anchorId="3BA6BB41">
            <v:shape id="_x0000_i1038" type="#_x0000_t75" style="width:77pt;height:50.1pt" o:ole="">
              <v:imagedata r:id="rId12" o:title=""/>
            </v:shape>
            <o:OLEObject Type="Embed" ProgID="Excel.Sheet.12" ShapeID="_x0000_i1038" DrawAspect="Icon" ObjectID="_1851076283" r:id="rId13"/>
          </w:object>
        </w:r>
      </w:ins>
    </w:p>
    <w:tbl>
      <w:tblPr>
        <w:tblW w:w="8520" w:type="dxa"/>
        <w:tblInd w:w="-3" w:type="dxa"/>
        <w:tblCellMar>
          <w:left w:w="0" w:type="dxa"/>
          <w:right w:w="0" w:type="dxa"/>
        </w:tblCellMar>
        <w:tblLook w:val="04A0" w:firstRow="1" w:lastRow="0" w:firstColumn="1" w:lastColumn="0" w:noHBand="0" w:noVBand="1"/>
      </w:tblPr>
      <w:tblGrid>
        <w:gridCol w:w="960"/>
        <w:gridCol w:w="1848"/>
        <w:gridCol w:w="6040"/>
      </w:tblGrid>
      <w:tr w:rsidR="007F2E47" w:rsidRPr="007F2E47" w14:paraId="7283EFBA" w14:textId="77777777">
        <w:trPr>
          <w:trHeight w:val="330"/>
        </w:trPr>
        <w:tc>
          <w:tcPr>
            <w:tcW w:w="960" w:type="dxa"/>
            <w:tcBorders>
              <w:top w:val="single" w:sz="8" w:space="0" w:color="auto"/>
              <w:left w:val="single" w:sz="8" w:space="0" w:color="auto"/>
              <w:bottom w:val="single" w:sz="8" w:space="0" w:color="auto"/>
              <w:right w:val="single" w:sz="8" w:space="0" w:color="auto"/>
            </w:tcBorders>
            <w:shd w:val="clear" w:color="auto" w:fill="F5F5F5"/>
            <w:noWrap/>
            <w:tcMar>
              <w:top w:w="0" w:type="dxa"/>
              <w:left w:w="108" w:type="dxa"/>
              <w:bottom w:w="0" w:type="dxa"/>
              <w:right w:w="108" w:type="dxa"/>
            </w:tcMar>
            <w:vAlign w:val="center"/>
            <w:hideMark/>
          </w:tcPr>
          <w:p w14:paraId="1609AFC4" w14:textId="77777777" w:rsidR="007F2E47" w:rsidRPr="007F2E47" w:rsidRDefault="007F2E47" w:rsidP="007F2E47">
            <w:pPr>
              <w:pStyle w:val="ListParagraph"/>
              <w:ind w:left="360"/>
              <w:rPr>
                <w:b/>
                <w:bCs/>
                <w:sz w:val="22"/>
                <w:szCs w:val="22"/>
              </w:rPr>
            </w:pPr>
            <w:r w:rsidRPr="007F2E47">
              <w:rPr>
                <w:b/>
                <w:bCs/>
                <w:sz w:val="22"/>
                <w:szCs w:val="22"/>
              </w:rPr>
              <w:t>Sr</w:t>
            </w:r>
          </w:p>
        </w:tc>
        <w:tc>
          <w:tcPr>
            <w:tcW w:w="1520" w:type="dxa"/>
            <w:tcBorders>
              <w:top w:val="single" w:sz="8" w:space="0" w:color="auto"/>
              <w:left w:val="nil"/>
              <w:bottom w:val="single" w:sz="8" w:space="0" w:color="auto"/>
              <w:right w:val="single" w:sz="8" w:space="0" w:color="auto"/>
            </w:tcBorders>
            <w:shd w:val="clear" w:color="auto" w:fill="F5F5F5"/>
            <w:noWrap/>
            <w:tcMar>
              <w:top w:w="0" w:type="dxa"/>
              <w:left w:w="108" w:type="dxa"/>
              <w:bottom w:w="0" w:type="dxa"/>
              <w:right w:w="108" w:type="dxa"/>
            </w:tcMar>
            <w:vAlign w:val="center"/>
            <w:hideMark/>
          </w:tcPr>
          <w:p w14:paraId="0CA8AFCC" w14:textId="77777777" w:rsidR="007F2E47" w:rsidRPr="007F2E47" w:rsidRDefault="007F2E47" w:rsidP="007F2E47">
            <w:pPr>
              <w:pStyle w:val="ListParagraph"/>
              <w:ind w:left="360"/>
              <w:rPr>
                <w:b/>
                <w:bCs/>
                <w:sz w:val="22"/>
                <w:szCs w:val="22"/>
              </w:rPr>
            </w:pPr>
            <w:r w:rsidRPr="007F2E47">
              <w:rPr>
                <w:b/>
                <w:bCs/>
                <w:sz w:val="22"/>
                <w:szCs w:val="22"/>
              </w:rPr>
              <w:t>Abbreviation</w:t>
            </w:r>
          </w:p>
        </w:tc>
        <w:tc>
          <w:tcPr>
            <w:tcW w:w="6040" w:type="dxa"/>
            <w:tcBorders>
              <w:top w:val="single" w:sz="8" w:space="0" w:color="auto"/>
              <w:left w:val="nil"/>
              <w:bottom w:val="single" w:sz="8" w:space="0" w:color="auto"/>
              <w:right w:val="single" w:sz="8" w:space="0" w:color="auto"/>
            </w:tcBorders>
            <w:shd w:val="clear" w:color="auto" w:fill="F5F5F5"/>
            <w:noWrap/>
            <w:tcMar>
              <w:top w:w="0" w:type="dxa"/>
              <w:left w:w="108" w:type="dxa"/>
              <w:bottom w:w="0" w:type="dxa"/>
              <w:right w:w="108" w:type="dxa"/>
            </w:tcMar>
            <w:vAlign w:val="center"/>
            <w:hideMark/>
          </w:tcPr>
          <w:p w14:paraId="3E6CE46D" w14:textId="77777777" w:rsidR="007F2E47" w:rsidRPr="007F2E47" w:rsidRDefault="007F2E47" w:rsidP="007F2E47">
            <w:pPr>
              <w:pStyle w:val="ListParagraph"/>
              <w:ind w:left="360"/>
              <w:rPr>
                <w:b/>
                <w:bCs/>
                <w:sz w:val="22"/>
                <w:szCs w:val="22"/>
              </w:rPr>
            </w:pPr>
            <w:r w:rsidRPr="007F2E47">
              <w:rPr>
                <w:b/>
                <w:bCs/>
                <w:sz w:val="22"/>
                <w:szCs w:val="22"/>
              </w:rPr>
              <w:t>Full Form</w:t>
            </w:r>
          </w:p>
        </w:tc>
      </w:tr>
      <w:tr w:rsidR="007F2E47" w:rsidRPr="007F2E47" w14:paraId="008654FC"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A90B35F" w14:textId="77777777" w:rsidR="007F2E47" w:rsidRPr="007F2E47" w:rsidRDefault="007F2E47" w:rsidP="007F2E47">
            <w:pPr>
              <w:pStyle w:val="ListParagraph"/>
              <w:ind w:left="360"/>
              <w:rPr>
                <w:sz w:val="22"/>
                <w:szCs w:val="22"/>
              </w:rPr>
            </w:pPr>
            <w:r w:rsidRPr="007F2E47">
              <w:rPr>
                <w:sz w:val="22"/>
                <w:szCs w:val="22"/>
              </w:rPr>
              <w:t>1</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C3E26A5" w14:textId="77777777" w:rsidR="007F2E47" w:rsidRPr="007F2E47" w:rsidRDefault="007F2E47" w:rsidP="007F2E47">
            <w:pPr>
              <w:pStyle w:val="ListParagraph"/>
              <w:ind w:left="360"/>
              <w:rPr>
                <w:sz w:val="22"/>
                <w:szCs w:val="22"/>
              </w:rPr>
            </w:pPr>
            <w:r w:rsidRPr="007F2E47">
              <w:rPr>
                <w:sz w:val="22"/>
                <w:szCs w:val="22"/>
              </w:rPr>
              <w:t>SBI</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75D4754" w14:textId="77777777" w:rsidR="007F2E47" w:rsidRPr="007F2E47" w:rsidRDefault="007F2E47" w:rsidP="007F2E47">
            <w:pPr>
              <w:pStyle w:val="ListParagraph"/>
              <w:ind w:left="360"/>
              <w:rPr>
                <w:sz w:val="22"/>
                <w:szCs w:val="22"/>
              </w:rPr>
            </w:pPr>
            <w:r w:rsidRPr="007F2E47">
              <w:rPr>
                <w:sz w:val="22"/>
                <w:szCs w:val="22"/>
              </w:rPr>
              <w:t>State Bank of India</w:t>
            </w:r>
          </w:p>
        </w:tc>
      </w:tr>
      <w:tr w:rsidR="007F2E47" w:rsidRPr="007F2E47" w14:paraId="0D43E567"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C76F780" w14:textId="77777777" w:rsidR="007F2E47" w:rsidRPr="007F2E47" w:rsidRDefault="007F2E47" w:rsidP="007F2E47">
            <w:pPr>
              <w:pStyle w:val="ListParagraph"/>
              <w:ind w:left="360"/>
              <w:rPr>
                <w:sz w:val="22"/>
                <w:szCs w:val="22"/>
              </w:rPr>
            </w:pPr>
            <w:r w:rsidRPr="007F2E47">
              <w:rPr>
                <w:sz w:val="22"/>
                <w:szCs w:val="22"/>
              </w:rPr>
              <w:t>2</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B01CCEE" w14:textId="77777777" w:rsidR="007F2E47" w:rsidRPr="007F2E47" w:rsidRDefault="007F2E47" w:rsidP="007F2E47">
            <w:pPr>
              <w:pStyle w:val="ListParagraph"/>
              <w:ind w:left="360"/>
              <w:rPr>
                <w:sz w:val="22"/>
                <w:szCs w:val="22"/>
              </w:rPr>
            </w:pPr>
            <w:r w:rsidRPr="007F2E47">
              <w:rPr>
                <w:sz w:val="22"/>
                <w:szCs w:val="22"/>
              </w:rPr>
              <w:t>RBI</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F1FAD30" w14:textId="77777777" w:rsidR="007F2E47" w:rsidRPr="007F2E47" w:rsidRDefault="007F2E47" w:rsidP="007F2E47">
            <w:pPr>
              <w:pStyle w:val="ListParagraph"/>
              <w:ind w:left="360"/>
              <w:rPr>
                <w:sz w:val="22"/>
                <w:szCs w:val="22"/>
              </w:rPr>
            </w:pPr>
            <w:r w:rsidRPr="007F2E47">
              <w:rPr>
                <w:sz w:val="22"/>
                <w:szCs w:val="22"/>
              </w:rPr>
              <w:t>Reserve Bank of India</w:t>
            </w:r>
          </w:p>
        </w:tc>
      </w:tr>
      <w:tr w:rsidR="007F2E47" w:rsidRPr="007F2E47" w14:paraId="7D66E7B2"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0C46787" w14:textId="77777777" w:rsidR="007F2E47" w:rsidRPr="007F2E47" w:rsidRDefault="007F2E47" w:rsidP="007F2E47">
            <w:pPr>
              <w:pStyle w:val="ListParagraph"/>
              <w:ind w:left="360"/>
              <w:rPr>
                <w:sz w:val="22"/>
                <w:szCs w:val="22"/>
              </w:rPr>
            </w:pPr>
            <w:r w:rsidRPr="007F2E47">
              <w:rPr>
                <w:sz w:val="22"/>
                <w:szCs w:val="22"/>
              </w:rPr>
              <w:t>3</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9C467FC" w14:textId="77777777" w:rsidR="007F2E47" w:rsidRPr="007F2E47" w:rsidRDefault="007F2E47" w:rsidP="007F2E47">
            <w:pPr>
              <w:pStyle w:val="ListParagraph"/>
              <w:ind w:left="360"/>
              <w:rPr>
                <w:sz w:val="22"/>
                <w:szCs w:val="22"/>
              </w:rPr>
            </w:pPr>
            <w:r w:rsidRPr="007F2E47">
              <w:rPr>
                <w:sz w:val="22"/>
                <w:szCs w:val="22"/>
              </w:rPr>
              <w:t>PNB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ED5DC07" w14:textId="77777777" w:rsidR="007F2E47" w:rsidRPr="007F2E47" w:rsidRDefault="007F2E47" w:rsidP="007F2E47">
            <w:pPr>
              <w:pStyle w:val="ListParagraph"/>
              <w:ind w:left="360"/>
              <w:rPr>
                <w:sz w:val="22"/>
                <w:szCs w:val="22"/>
              </w:rPr>
            </w:pPr>
            <w:r w:rsidRPr="007F2E47">
              <w:rPr>
                <w:sz w:val="22"/>
                <w:szCs w:val="22"/>
              </w:rPr>
              <w:t>Punjab National Bank</w:t>
            </w:r>
          </w:p>
        </w:tc>
      </w:tr>
      <w:tr w:rsidR="007F2E47" w:rsidRPr="007F2E47" w14:paraId="29478EF5"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FD39671" w14:textId="77777777" w:rsidR="007F2E47" w:rsidRPr="007F2E47" w:rsidRDefault="007F2E47" w:rsidP="007F2E47">
            <w:pPr>
              <w:pStyle w:val="ListParagraph"/>
              <w:ind w:left="360"/>
              <w:rPr>
                <w:sz w:val="22"/>
                <w:szCs w:val="22"/>
              </w:rPr>
            </w:pPr>
            <w:r w:rsidRPr="007F2E47">
              <w:rPr>
                <w:sz w:val="22"/>
                <w:szCs w:val="22"/>
              </w:rPr>
              <w:t>4</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3F53C8" w14:textId="77777777" w:rsidR="007F2E47" w:rsidRPr="007F2E47" w:rsidRDefault="007F2E47" w:rsidP="007F2E47">
            <w:pPr>
              <w:pStyle w:val="ListParagraph"/>
              <w:ind w:left="360"/>
              <w:rPr>
                <w:sz w:val="22"/>
                <w:szCs w:val="22"/>
              </w:rPr>
            </w:pPr>
            <w:r w:rsidRPr="007F2E47">
              <w:rPr>
                <w:sz w:val="22"/>
                <w:szCs w:val="22"/>
              </w:rPr>
              <w:t>BOB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F7DD455" w14:textId="77777777" w:rsidR="007F2E47" w:rsidRPr="007F2E47" w:rsidRDefault="007F2E47" w:rsidP="007F2E47">
            <w:pPr>
              <w:pStyle w:val="ListParagraph"/>
              <w:ind w:left="360"/>
              <w:rPr>
                <w:sz w:val="22"/>
                <w:szCs w:val="22"/>
              </w:rPr>
            </w:pPr>
            <w:r w:rsidRPr="007F2E47">
              <w:rPr>
                <w:sz w:val="22"/>
                <w:szCs w:val="22"/>
              </w:rPr>
              <w:t>Bank of Baroda</w:t>
            </w:r>
          </w:p>
        </w:tc>
      </w:tr>
      <w:tr w:rsidR="007F2E47" w:rsidRPr="007F2E47" w14:paraId="056591FE"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440AD2" w14:textId="77777777" w:rsidR="007F2E47" w:rsidRPr="007F2E47" w:rsidRDefault="007F2E47" w:rsidP="007F2E47">
            <w:pPr>
              <w:pStyle w:val="ListParagraph"/>
              <w:ind w:left="360"/>
              <w:rPr>
                <w:sz w:val="22"/>
                <w:szCs w:val="22"/>
              </w:rPr>
            </w:pPr>
            <w:r w:rsidRPr="007F2E47">
              <w:rPr>
                <w:sz w:val="22"/>
                <w:szCs w:val="22"/>
              </w:rPr>
              <w:t>5</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5FEE83" w14:textId="77777777" w:rsidR="007F2E47" w:rsidRPr="007F2E47" w:rsidRDefault="007F2E47" w:rsidP="007F2E47">
            <w:pPr>
              <w:pStyle w:val="ListParagraph"/>
              <w:ind w:left="360"/>
              <w:rPr>
                <w:sz w:val="22"/>
                <w:szCs w:val="22"/>
              </w:rPr>
            </w:pPr>
            <w:r w:rsidRPr="007F2E47">
              <w:rPr>
                <w:sz w:val="22"/>
                <w:szCs w:val="22"/>
              </w:rPr>
              <w:t>BOI</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54DD15C" w14:textId="77777777" w:rsidR="007F2E47" w:rsidRPr="007F2E47" w:rsidRDefault="007F2E47" w:rsidP="007F2E47">
            <w:pPr>
              <w:pStyle w:val="ListParagraph"/>
              <w:ind w:left="360"/>
              <w:rPr>
                <w:sz w:val="22"/>
                <w:szCs w:val="22"/>
              </w:rPr>
            </w:pPr>
            <w:r w:rsidRPr="007F2E47">
              <w:rPr>
                <w:sz w:val="22"/>
                <w:szCs w:val="22"/>
              </w:rPr>
              <w:t>Bank of India</w:t>
            </w:r>
          </w:p>
        </w:tc>
      </w:tr>
      <w:tr w:rsidR="007F2E47" w:rsidRPr="007F2E47" w14:paraId="64219248"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49E600B" w14:textId="77777777" w:rsidR="007F2E47" w:rsidRPr="007F2E47" w:rsidRDefault="007F2E47" w:rsidP="007F2E47">
            <w:pPr>
              <w:pStyle w:val="ListParagraph"/>
              <w:ind w:left="360"/>
              <w:rPr>
                <w:sz w:val="22"/>
                <w:szCs w:val="22"/>
              </w:rPr>
            </w:pPr>
            <w:r w:rsidRPr="007F2E47">
              <w:rPr>
                <w:sz w:val="22"/>
                <w:szCs w:val="22"/>
              </w:rPr>
              <w:t>6</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AD74442" w14:textId="77777777" w:rsidR="007F2E47" w:rsidRPr="007F2E47" w:rsidRDefault="007F2E47" w:rsidP="007F2E47">
            <w:pPr>
              <w:pStyle w:val="ListParagraph"/>
              <w:ind w:left="360"/>
              <w:rPr>
                <w:sz w:val="22"/>
                <w:szCs w:val="22"/>
              </w:rPr>
            </w:pPr>
            <w:r w:rsidRPr="007F2E47">
              <w:rPr>
                <w:sz w:val="22"/>
                <w:szCs w:val="22"/>
              </w:rPr>
              <w:t>BOM</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629601" w14:textId="77777777" w:rsidR="007F2E47" w:rsidRPr="007F2E47" w:rsidRDefault="007F2E47" w:rsidP="007F2E47">
            <w:pPr>
              <w:pStyle w:val="ListParagraph"/>
              <w:ind w:left="360"/>
              <w:rPr>
                <w:sz w:val="22"/>
                <w:szCs w:val="22"/>
              </w:rPr>
            </w:pPr>
            <w:r w:rsidRPr="007F2E47">
              <w:rPr>
                <w:sz w:val="22"/>
                <w:szCs w:val="22"/>
              </w:rPr>
              <w:t>Bank of Maharashtra</w:t>
            </w:r>
          </w:p>
        </w:tc>
      </w:tr>
      <w:tr w:rsidR="007F2E47" w:rsidRPr="007F2E47" w14:paraId="0A5799EB"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6F5BFE6" w14:textId="77777777" w:rsidR="007F2E47" w:rsidRPr="007F2E47" w:rsidRDefault="007F2E47" w:rsidP="007F2E47">
            <w:pPr>
              <w:pStyle w:val="ListParagraph"/>
              <w:ind w:left="360"/>
              <w:rPr>
                <w:sz w:val="22"/>
                <w:szCs w:val="22"/>
              </w:rPr>
            </w:pPr>
            <w:r w:rsidRPr="007F2E47">
              <w:rPr>
                <w:sz w:val="22"/>
                <w:szCs w:val="22"/>
              </w:rPr>
              <w:t>7</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CCFE266" w14:textId="77777777" w:rsidR="007F2E47" w:rsidRPr="007F2E47" w:rsidRDefault="007F2E47" w:rsidP="007F2E47">
            <w:pPr>
              <w:pStyle w:val="ListParagraph"/>
              <w:ind w:left="360"/>
              <w:rPr>
                <w:sz w:val="22"/>
                <w:szCs w:val="22"/>
              </w:rPr>
            </w:pPr>
            <w:r w:rsidRPr="007F2E47">
              <w:rPr>
                <w:sz w:val="22"/>
                <w:szCs w:val="22"/>
              </w:rPr>
              <w:t>CBI</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2D4908" w14:textId="77777777" w:rsidR="007F2E47" w:rsidRPr="007F2E47" w:rsidRDefault="007F2E47" w:rsidP="007F2E47">
            <w:pPr>
              <w:pStyle w:val="ListParagraph"/>
              <w:ind w:left="360"/>
              <w:rPr>
                <w:sz w:val="22"/>
                <w:szCs w:val="22"/>
              </w:rPr>
            </w:pPr>
            <w:r w:rsidRPr="007F2E47">
              <w:rPr>
                <w:sz w:val="22"/>
                <w:szCs w:val="22"/>
              </w:rPr>
              <w:t>Central Bank of India</w:t>
            </w:r>
          </w:p>
        </w:tc>
      </w:tr>
      <w:tr w:rsidR="007F2E47" w:rsidRPr="007F2E47" w14:paraId="1F51D7DB"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DB86FF6" w14:textId="77777777" w:rsidR="007F2E47" w:rsidRPr="007F2E47" w:rsidRDefault="007F2E47" w:rsidP="007F2E47">
            <w:pPr>
              <w:pStyle w:val="ListParagraph"/>
              <w:ind w:left="360"/>
              <w:rPr>
                <w:sz w:val="22"/>
                <w:szCs w:val="22"/>
              </w:rPr>
            </w:pPr>
            <w:r w:rsidRPr="007F2E47">
              <w:rPr>
                <w:sz w:val="22"/>
                <w:szCs w:val="22"/>
              </w:rPr>
              <w:t>8</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7AC14ED" w14:textId="77777777" w:rsidR="007F2E47" w:rsidRPr="007F2E47" w:rsidRDefault="007F2E47" w:rsidP="007F2E47">
            <w:pPr>
              <w:pStyle w:val="ListParagraph"/>
              <w:ind w:left="360"/>
              <w:rPr>
                <w:sz w:val="22"/>
                <w:szCs w:val="22"/>
              </w:rPr>
            </w:pPr>
            <w:r w:rsidRPr="007F2E47">
              <w:rPr>
                <w:sz w:val="22"/>
                <w:szCs w:val="22"/>
              </w:rPr>
              <w:t>UBI</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AB726E" w14:textId="77777777" w:rsidR="007F2E47" w:rsidRPr="007F2E47" w:rsidRDefault="007F2E47" w:rsidP="007F2E47">
            <w:pPr>
              <w:pStyle w:val="ListParagraph"/>
              <w:ind w:left="360"/>
              <w:rPr>
                <w:sz w:val="22"/>
                <w:szCs w:val="22"/>
              </w:rPr>
            </w:pPr>
            <w:r w:rsidRPr="007F2E47">
              <w:rPr>
                <w:sz w:val="22"/>
                <w:szCs w:val="22"/>
              </w:rPr>
              <w:t>Union Bank of India</w:t>
            </w:r>
          </w:p>
        </w:tc>
      </w:tr>
      <w:tr w:rsidR="007F2E47" w:rsidRPr="007F2E47" w14:paraId="7E0B6D81"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1D2A3A2" w14:textId="77777777" w:rsidR="007F2E47" w:rsidRPr="007F2E47" w:rsidRDefault="007F2E47" w:rsidP="007F2E47">
            <w:pPr>
              <w:pStyle w:val="ListParagraph"/>
              <w:ind w:left="360"/>
              <w:rPr>
                <w:sz w:val="22"/>
                <w:szCs w:val="22"/>
              </w:rPr>
            </w:pPr>
            <w:r w:rsidRPr="007F2E47">
              <w:rPr>
                <w:sz w:val="22"/>
                <w:szCs w:val="22"/>
              </w:rPr>
              <w:t>9</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8DC44BC" w14:textId="77777777" w:rsidR="007F2E47" w:rsidRPr="007F2E47" w:rsidRDefault="007F2E47" w:rsidP="007F2E47">
            <w:pPr>
              <w:pStyle w:val="ListParagraph"/>
              <w:ind w:left="360"/>
              <w:rPr>
                <w:sz w:val="22"/>
                <w:szCs w:val="22"/>
              </w:rPr>
            </w:pPr>
            <w:r w:rsidRPr="007F2E47">
              <w:rPr>
                <w:sz w:val="22"/>
                <w:szCs w:val="22"/>
              </w:rPr>
              <w:t>UCO</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545B3B2" w14:textId="77777777" w:rsidR="007F2E47" w:rsidRPr="007F2E47" w:rsidRDefault="007F2E47" w:rsidP="007F2E47">
            <w:pPr>
              <w:pStyle w:val="ListParagraph"/>
              <w:ind w:left="360"/>
              <w:rPr>
                <w:sz w:val="22"/>
                <w:szCs w:val="22"/>
              </w:rPr>
            </w:pPr>
            <w:r w:rsidRPr="007F2E47">
              <w:rPr>
                <w:sz w:val="22"/>
                <w:szCs w:val="22"/>
              </w:rPr>
              <w:t>United Commercial Bank (UCO Bank)</w:t>
            </w:r>
          </w:p>
        </w:tc>
      </w:tr>
      <w:tr w:rsidR="007F2E47" w:rsidRPr="007F2E47" w14:paraId="1650EB7F"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774F6C3" w14:textId="77777777" w:rsidR="007F2E47" w:rsidRPr="007F2E47" w:rsidRDefault="007F2E47" w:rsidP="007F2E47">
            <w:pPr>
              <w:pStyle w:val="ListParagraph"/>
              <w:ind w:left="360"/>
              <w:rPr>
                <w:sz w:val="22"/>
                <w:szCs w:val="22"/>
              </w:rPr>
            </w:pPr>
            <w:r w:rsidRPr="007F2E47">
              <w:rPr>
                <w:sz w:val="22"/>
                <w:szCs w:val="22"/>
              </w:rPr>
              <w:t>10</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D2B44EB" w14:textId="77777777" w:rsidR="007F2E47" w:rsidRPr="007F2E47" w:rsidRDefault="007F2E47" w:rsidP="007F2E47">
            <w:pPr>
              <w:pStyle w:val="ListParagraph"/>
              <w:ind w:left="360"/>
              <w:rPr>
                <w:sz w:val="22"/>
                <w:szCs w:val="22"/>
              </w:rPr>
            </w:pPr>
            <w:r w:rsidRPr="007F2E47">
              <w:rPr>
                <w:sz w:val="22"/>
                <w:szCs w:val="22"/>
              </w:rPr>
              <w:t>IOB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FFFE068" w14:textId="77777777" w:rsidR="007F2E47" w:rsidRPr="007F2E47" w:rsidRDefault="007F2E47" w:rsidP="007F2E47">
            <w:pPr>
              <w:pStyle w:val="ListParagraph"/>
              <w:ind w:left="360"/>
              <w:rPr>
                <w:sz w:val="22"/>
                <w:szCs w:val="22"/>
              </w:rPr>
            </w:pPr>
            <w:r w:rsidRPr="007F2E47">
              <w:rPr>
                <w:sz w:val="22"/>
                <w:szCs w:val="22"/>
              </w:rPr>
              <w:t>Indian Overseas Bank</w:t>
            </w:r>
          </w:p>
        </w:tc>
      </w:tr>
      <w:tr w:rsidR="007F2E47" w:rsidRPr="007F2E47" w14:paraId="2C3C0DFA"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672866" w14:textId="77777777" w:rsidR="007F2E47" w:rsidRPr="007F2E47" w:rsidRDefault="007F2E47" w:rsidP="007F2E47">
            <w:pPr>
              <w:pStyle w:val="ListParagraph"/>
              <w:ind w:left="360"/>
              <w:rPr>
                <w:sz w:val="22"/>
                <w:szCs w:val="22"/>
              </w:rPr>
            </w:pPr>
            <w:r w:rsidRPr="007F2E47">
              <w:rPr>
                <w:sz w:val="22"/>
                <w:szCs w:val="22"/>
              </w:rPr>
              <w:t>11</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585B2E9" w14:textId="77777777" w:rsidR="007F2E47" w:rsidRPr="007F2E47" w:rsidRDefault="007F2E47" w:rsidP="007F2E47">
            <w:pPr>
              <w:pStyle w:val="ListParagraph"/>
              <w:ind w:left="360"/>
              <w:rPr>
                <w:sz w:val="22"/>
                <w:szCs w:val="22"/>
              </w:rPr>
            </w:pPr>
            <w:r w:rsidRPr="007F2E47">
              <w:rPr>
                <w:sz w:val="22"/>
                <w:szCs w:val="22"/>
              </w:rPr>
              <w:t>IB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52D7707" w14:textId="77777777" w:rsidR="007F2E47" w:rsidRPr="007F2E47" w:rsidRDefault="007F2E47" w:rsidP="007F2E47">
            <w:pPr>
              <w:pStyle w:val="ListParagraph"/>
              <w:ind w:left="360"/>
              <w:rPr>
                <w:sz w:val="22"/>
                <w:szCs w:val="22"/>
              </w:rPr>
            </w:pPr>
            <w:r w:rsidRPr="007F2E47">
              <w:rPr>
                <w:sz w:val="22"/>
                <w:szCs w:val="22"/>
              </w:rPr>
              <w:t>Indian Bank</w:t>
            </w:r>
          </w:p>
        </w:tc>
      </w:tr>
      <w:tr w:rsidR="007F2E47" w:rsidRPr="007F2E47" w14:paraId="47601923"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F0FFC6" w14:textId="77777777" w:rsidR="007F2E47" w:rsidRPr="007F2E47" w:rsidRDefault="007F2E47" w:rsidP="007F2E47">
            <w:pPr>
              <w:pStyle w:val="ListParagraph"/>
              <w:ind w:left="360"/>
              <w:rPr>
                <w:sz w:val="22"/>
                <w:szCs w:val="22"/>
              </w:rPr>
            </w:pPr>
            <w:r w:rsidRPr="007F2E47">
              <w:rPr>
                <w:sz w:val="22"/>
                <w:szCs w:val="22"/>
              </w:rPr>
              <w:t>12</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690FB23" w14:textId="77777777" w:rsidR="007F2E47" w:rsidRPr="007F2E47" w:rsidRDefault="007F2E47" w:rsidP="007F2E47">
            <w:pPr>
              <w:pStyle w:val="ListParagraph"/>
              <w:ind w:left="360"/>
              <w:rPr>
                <w:sz w:val="22"/>
                <w:szCs w:val="22"/>
              </w:rPr>
            </w:pPr>
            <w:r w:rsidRPr="007F2E47">
              <w:rPr>
                <w:sz w:val="22"/>
                <w:szCs w:val="22"/>
              </w:rPr>
              <w:t>PSB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2FF4DFF" w14:textId="77777777" w:rsidR="007F2E47" w:rsidRPr="007F2E47" w:rsidRDefault="007F2E47" w:rsidP="007F2E47">
            <w:pPr>
              <w:pStyle w:val="ListParagraph"/>
              <w:ind w:left="360"/>
              <w:rPr>
                <w:sz w:val="22"/>
                <w:szCs w:val="22"/>
              </w:rPr>
            </w:pPr>
            <w:r w:rsidRPr="007F2E47">
              <w:rPr>
                <w:sz w:val="22"/>
                <w:szCs w:val="22"/>
              </w:rPr>
              <w:t>Punjab &amp; Sind Bank</w:t>
            </w:r>
          </w:p>
        </w:tc>
      </w:tr>
      <w:tr w:rsidR="007F2E47" w:rsidRPr="007F2E47" w14:paraId="4F1BF56B"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CB123F6" w14:textId="77777777" w:rsidR="007F2E47" w:rsidRPr="007F2E47" w:rsidRDefault="007F2E47" w:rsidP="007F2E47">
            <w:pPr>
              <w:pStyle w:val="ListParagraph"/>
              <w:ind w:left="360"/>
              <w:rPr>
                <w:sz w:val="22"/>
                <w:szCs w:val="22"/>
              </w:rPr>
            </w:pPr>
            <w:r w:rsidRPr="007F2E47">
              <w:rPr>
                <w:sz w:val="22"/>
                <w:szCs w:val="22"/>
              </w:rPr>
              <w:t>13</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BD82D0" w14:textId="77777777" w:rsidR="007F2E47" w:rsidRPr="007F2E47" w:rsidRDefault="007F2E47" w:rsidP="007F2E47">
            <w:pPr>
              <w:pStyle w:val="ListParagraph"/>
              <w:ind w:left="360"/>
              <w:rPr>
                <w:sz w:val="22"/>
                <w:szCs w:val="22"/>
              </w:rPr>
            </w:pPr>
            <w:r w:rsidRPr="007F2E47">
              <w:rPr>
                <w:sz w:val="22"/>
                <w:szCs w:val="22"/>
              </w:rPr>
              <w:t>CB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B50355C" w14:textId="77777777" w:rsidR="007F2E47" w:rsidRPr="007F2E47" w:rsidRDefault="007F2E47" w:rsidP="007F2E47">
            <w:pPr>
              <w:pStyle w:val="ListParagraph"/>
              <w:ind w:left="360"/>
              <w:rPr>
                <w:sz w:val="22"/>
                <w:szCs w:val="22"/>
              </w:rPr>
            </w:pPr>
            <w:r w:rsidRPr="007F2E47">
              <w:rPr>
                <w:sz w:val="22"/>
                <w:szCs w:val="22"/>
              </w:rPr>
              <w:t>Canara Bank</w:t>
            </w:r>
          </w:p>
        </w:tc>
      </w:tr>
      <w:tr w:rsidR="007F2E47" w:rsidRPr="007F2E47" w14:paraId="4EB705A3"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EA2F264" w14:textId="77777777" w:rsidR="007F2E47" w:rsidRPr="007F2E47" w:rsidRDefault="007F2E47" w:rsidP="007F2E47">
            <w:pPr>
              <w:pStyle w:val="ListParagraph"/>
              <w:ind w:left="360"/>
              <w:rPr>
                <w:sz w:val="22"/>
                <w:szCs w:val="22"/>
              </w:rPr>
            </w:pPr>
            <w:r w:rsidRPr="007F2E47">
              <w:rPr>
                <w:sz w:val="22"/>
                <w:szCs w:val="22"/>
              </w:rPr>
              <w:t>14</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C39F571" w14:textId="77777777" w:rsidR="007F2E47" w:rsidRPr="007F2E47" w:rsidRDefault="007F2E47" w:rsidP="007F2E47">
            <w:pPr>
              <w:pStyle w:val="ListParagraph"/>
              <w:ind w:left="360"/>
              <w:rPr>
                <w:sz w:val="22"/>
                <w:szCs w:val="22"/>
              </w:rPr>
            </w:pPr>
            <w:r w:rsidRPr="007F2E47">
              <w:rPr>
                <w:sz w:val="22"/>
                <w:szCs w:val="22"/>
              </w:rPr>
              <w:t>HDFC</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689C77D" w14:textId="77777777" w:rsidR="007F2E47" w:rsidRPr="007F2E47" w:rsidRDefault="007F2E47" w:rsidP="007F2E47">
            <w:pPr>
              <w:pStyle w:val="ListParagraph"/>
              <w:ind w:left="360"/>
              <w:rPr>
                <w:sz w:val="22"/>
                <w:szCs w:val="22"/>
              </w:rPr>
            </w:pPr>
            <w:r w:rsidRPr="007F2E47">
              <w:rPr>
                <w:sz w:val="22"/>
                <w:szCs w:val="22"/>
              </w:rPr>
              <w:t>Housing Development Finance Corporation Bank</w:t>
            </w:r>
          </w:p>
        </w:tc>
      </w:tr>
      <w:tr w:rsidR="007F2E47" w:rsidRPr="007F2E47" w14:paraId="0B5EF015"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E602863" w14:textId="77777777" w:rsidR="007F2E47" w:rsidRPr="007F2E47" w:rsidRDefault="007F2E47" w:rsidP="007F2E47">
            <w:pPr>
              <w:pStyle w:val="ListParagraph"/>
              <w:ind w:left="360"/>
              <w:rPr>
                <w:sz w:val="22"/>
                <w:szCs w:val="22"/>
              </w:rPr>
            </w:pPr>
            <w:r w:rsidRPr="007F2E47">
              <w:rPr>
                <w:sz w:val="22"/>
                <w:szCs w:val="22"/>
              </w:rPr>
              <w:t>15</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9FA4691" w14:textId="77777777" w:rsidR="007F2E47" w:rsidRPr="007F2E47" w:rsidRDefault="007F2E47" w:rsidP="007F2E47">
            <w:pPr>
              <w:pStyle w:val="ListParagraph"/>
              <w:ind w:left="360"/>
              <w:rPr>
                <w:sz w:val="22"/>
                <w:szCs w:val="22"/>
              </w:rPr>
            </w:pPr>
            <w:r w:rsidRPr="007F2E47">
              <w:rPr>
                <w:sz w:val="22"/>
                <w:szCs w:val="22"/>
              </w:rPr>
              <w:t>ICICI</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71F209" w14:textId="77777777" w:rsidR="007F2E47" w:rsidRPr="007F2E47" w:rsidRDefault="007F2E47" w:rsidP="007F2E47">
            <w:pPr>
              <w:pStyle w:val="ListParagraph"/>
              <w:ind w:left="360"/>
              <w:rPr>
                <w:sz w:val="22"/>
                <w:szCs w:val="22"/>
              </w:rPr>
            </w:pPr>
            <w:r w:rsidRPr="007F2E47">
              <w:rPr>
                <w:sz w:val="22"/>
                <w:szCs w:val="22"/>
              </w:rPr>
              <w:t>Industrial Credit and Investment Corporation of India Bank</w:t>
            </w:r>
          </w:p>
        </w:tc>
      </w:tr>
      <w:tr w:rsidR="007F2E47" w:rsidRPr="007F2E47" w14:paraId="0ECEC813"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42CFA92" w14:textId="77777777" w:rsidR="007F2E47" w:rsidRPr="007F2E47" w:rsidRDefault="007F2E47" w:rsidP="007F2E47">
            <w:pPr>
              <w:pStyle w:val="ListParagraph"/>
              <w:ind w:left="360"/>
              <w:rPr>
                <w:sz w:val="22"/>
                <w:szCs w:val="22"/>
              </w:rPr>
            </w:pPr>
            <w:r w:rsidRPr="007F2E47">
              <w:rPr>
                <w:sz w:val="22"/>
                <w:szCs w:val="22"/>
              </w:rPr>
              <w:t>16</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958712" w14:textId="77777777" w:rsidR="007F2E47" w:rsidRPr="007F2E47" w:rsidRDefault="007F2E47" w:rsidP="007F2E47">
            <w:pPr>
              <w:pStyle w:val="ListParagraph"/>
              <w:ind w:left="360"/>
              <w:rPr>
                <w:sz w:val="22"/>
                <w:szCs w:val="22"/>
              </w:rPr>
            </w:pPr>
            <w:r w:rsidRPr="007F2E47">
              <w:rPr>
                <w:sz w:val="22"/>
                <w:szCs w:val="22"/>
              </w:rPr>
              <w:t>IDBI</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6B9F65" w14:textId="77777777" w:rsidR="007F2E47" w:rsidRPr="007F2E47" w:rsidRDefault="007F2E47" w:rsidP="007F2E47">
            <w:pPr>
              <w:pStyle w:val="ListParagraph"/>
              <w:ind w:left="360"/>
              <w:rPr>
                <w:sz w:val="22"/>
                <w:szCs w:val="22"/>
              </w:rPr>
            </w:pPr>
            <w:r w:rsidRPr="007F2E47">
              <w:rPr>
                <w:sz w:val="22"/>
                <w:szCs w:val="22"/>
              </w:rPr>
              <w:t>Industrial Development Bank of India</w:t>
            </w:r>
          </w:p>
        </w:tc>
      </w:tr>
      <w:tr w:rsidR="007F2E47" w:rsidRPr="007F2E47" w14:paraId="521A9CFF"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DDE4769" w14:textId="77777777" w:rsidR="007F2E47" w:rsidRPr="007F2E47" w:rsidRDefault="007F2E47" w:rsidP="007F2E47">
            <w:pPr>
              <w:pStyle w:val="ListParagraph"/>
              <w:ind w:left="360"/>
              <w:rPr>
                <w:sz w:val="22"/>
                <w:szCs w:val="22"/>
              </w:rPr>
            </w:pPr>
            <w:r w:rsidRPr="007F2E47">
              <w:rPr>
                <w:sz w:val="22"/>
                <w:szCs w:val="22"/>
              </w:rPr>
              <w:t>17</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3665E10" w14:textId="77777777" w:rsidR="007F2E47" w:rsidRPr="007F2E47" w:rsidRDefault="007F2E47" w:rsidP="007F2E47">
            <w:pPr>
              <w:pStyle w:val="ListParagraph"/>
              <w:ind w:left="360"/>
              <w:rPr>
                <w:sz w:val="22"/>
                <w:szCs w:val="22"/>
              </w:rPr>
            </w:pPr>
            <w:r w:rsidRPr="007F2E47">
              <w:rPr>
                <w:sz w:val="22"/>
                <w:szCs w:val="22"/>
              </w:rPr>
              <w:t>IDFC</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9335A43" w14:textId="77777777" w:rsidR="007F2E47" w:rsidRPr="007F2E47" w:rsidRDefault="007F2E47" w:rsidP="007F2E47">
            <w:pPr>
              <w:pStyle w:val="ListParagraph"/>
              <w:ind w:left="360"/>
              <w:rPr>
                <w:sz w:val="22"/>
                <w:szCs w:val="22"/>
              </w:rPr>
            </w:pPr>
            <w:r w:rsidRPr="007F2E47">
              <w:rPr>
                <w:sz w:val="22"/>
                <w:szCs w:val="22"/>
              </w:rPr>
              <w:t>Infrastructure Development Finance Company First Bank</w:t>
            </w:r>
          </w:p>
        </w:tc>
      </w:tr>
      <w:tr w:rsidR="007F2E47" w:rsidRPr="007F2E47" w14:paraId="6261FAD4"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205C89D" w14:textId="77777777" w:rsidR="007F2E47" w:rsidRPr="007F2E47" w:rsidRDefault="007F2E47" w:rsidP="007F2E47">
            <w:pPr>
              <w:pStyle w:val="ListParagraph"/>
              <w:ind w:left="360"/>
              <w:rPr>
                <w:sz w:val="22"/>
                <w:szCs w:val="22"/>
              </w:rPr>
            </w:pPr>
            <w:r w:rsidRPr="007F2E47">
              <w:rPr>
                <w:sz w:val="22"/>
                <w:szCs w:val="22"/>
              </w:rPr>
              <w:t>18</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2EE110B" w14:textId="77777777" w:rsidR="007F2E47" w:rsidRPr="007F2E47" w:rsidRDefault="007F2E47" w:rsidP="007F2E47">
            <w:pPr>
              <w:pStyle w:val="ListParagraph"/>
              <w:ind w:left="360"/>
              <w:rPr>
                <w:sz w:val="22"/>
                <w:szCs w:val="22"/>
              </w:rPr>
            </w:pPr>
            <w:r w:rsidRPr="007F2E47">
              <w:rPr>
                <w:sz w:val="22"/>
                <w:szCs w:val="22"/>
              </w:rPr>
              <w:t>AXIS</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109CF3" w14:textId="77777777" w:rsidR="007F2E47" w:rsidRPr="007F2E47" w:rsidRDefault="007F2E47" w:rsidP="007F2E47">
            <w:pPr>
              <w:pStyle w:val="ListParagraph"/>
              <w:ind w:left="360"/>
              <w:rPr>
                <w:sz w:val="22"/>
                <w:szCs w:val="22"/>
              </w:rPr>
            </w:pPr>
            <w:r w:rsidRPr="007F2E47">
              <w:rPr>
                <w:sz w:val="22"/>
                <w:szCs w:val="22"/>
              </w:rPr>
              <w:t>Axis Bank</w:t>
            </w:r>
          </w:p>
        </w:tc>
      </w:tr>
      <w:tr w:rsidR="007F2E47" w:rsidRPr="007F2E47" w14:paraId="707DB6F4"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3E08E13" w14:textId="77777777" w:rsidR="007F2E47" w:rsidRPr="007F2E47" w:rsidRDefault="007F2E47" w:rsidP="007F2E47">
            <w:pPr>
              <w:pStyle w:val="ListParagraph"/>
              <w:ind w:left="360"/>
              <w:rPr>
                <w:sz w:val="22"/>
                <w:szCs w:val="22"/>
              </w:rPr>
            </w:pPr>
            <w:r w:rsidRPr="007F2E47">
              <w:rPr>
                <w:sz w:val="22"/>
                <w:szCs w:val="22"/>
              </w:rPr>
              <w:t>19</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8B760CB" w14:textId="77777777" w:rsidR="007F2E47" w:rsidRPr="007F2E47" w:rsidRDefault="007F2E47" w:rsidP="007F2E47">
            <w:pPr>
              <w:pStyle w:val="ListParagraph"/>
              <w:ind w:left="360"/>
              <w:rPr>
                <w:sz w:val="22"/>
                <w:szCs w:val="22"/>
              </w:rPr>
            </w:pPr>
            <w:r w:rsidRPr="007F2E47">
              <w:rPr>
                <w:sz w:val="22"/>
                <w:szCs w:val="22"/>
              </w:rPr>
              <w:t>KMB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E09292E" w14:textId="77777777" w:rsidR="007F2E47" w:rsidRPr="007F2E47" w:rsidRDefault="007F2E47" w:rsidP="007F2E47">
            <w:pPr>
              <w:pStyle w:val="ListParagraph"/>
              <w:ind w:left="360"/>
              <w:rPr>
                <w:sz w:val="22"/>
                <w:szCs w:val="22"/>
              </w:rPr>
            </w:pPr>
            <w:r w:rsidRPr="007F2E47">
              <w:rPr>
                <w:sz w:val="22"/>
                <w:szCs w:val="22"/>
              </w:rPr>
              <w:t>Kotak Mahindra Bank</w:t>
            </w:r>
          </w:p>
        </w:tc>
      </w:tr>
      <w:tr w:rsidR="007F2E47" w:rsidRPr="007F2E47" w14:paraId="1D6D7EAE"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1E0A88D" w14:textId="77777777" w:rsidR="007F2E47" w:rsidRPr="007F2E47" w:rsidRDefault="007F2E47" w:rsidP="007F2E47">
            <w:pPr>
              <w:pStyle w:val="ListParagraph"/>
              <w:ind w:left="360"/>
              <w:rPr>
                <w:sz w:val="22"/>
                <w:szCs w:val="22"/>
              </w:rPr>
            </w:pPr>
            <w:r w:rsidRPr="007F2E47">
              <w:rPr>
                <w:sz w:val="22"/>
                <w:szCs w:val="22"/>
              </w:rPr>
              <w:t>20</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AEF114" w14:textId="77777777" w:rsidR="007F2E47" w:rsidRPr="007F2E47" w:rsidRDefault="007F2E47" w:rsidP="007F2E47">
            <w:pPr>
              <w:pStyle w:val="ListParagraph"/>
              <w:ind w:left="360"/>
              <w:rPr>
                <w:sz w:val="22"/>
                <w:szCs w:val="22"/>
              </w:rPr>
            </w:pPr>
            <w:r w:rsidRPr="007F2E47">
              <w:rPr>
                <w:sz w:val="22"/>
                <w:szCs w:val="22"/>
              </w:rPr>
              <w:t>YES</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C636D86" w14:textId="77777777" w:rsidR="007F2E47" w:rsidRPr="007F2E47" w:rsidRDefault="007F2E47" w:rsidP="007F2E47">
            <w:pPr>
              <w:pStyle w:val="ListParagraph"/>
              <w:ind w:left="360"/>
              <w:rPr>
                <w:sz w:val="22"/>
                <w:szCs w:val="22"/>
              </w:rPr>
            </w:pPr>
            <w:r w:rsidRPr="007F2E47">
              <w:rPr>
                <w:sz w:val="22"/>
                <w:szCs w:val="22"/>
              </w:rPr>
              <w:t>Yes Bank</w:t>
            </w:r>
          </w:p>
        </w:tc>
      </w:tr>
      <w:tr w:rsidR="007F2E47" w:rsidRPr="007F2E47" w14:paraId="55432FBD"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CA19A41" w14:textId="77777777" w:rsidR="007F2E47" w:rsidRPr="007F2E47" w:rsidRDefault="007F2E47" w:rsidP="007F2E47">
            <w:pPr>
              <w:pStyle w:val="ListParagraph"/>
              <w:ind w:left="360"/>
              <w:rPr>
                <w:sz w:val="22"/>
                <w:szCs w:val="22"/>
              </w:rPr>
            </w:pPr>
            <w:r w:rsidRPr="007F2E47">
              <w:rPr>
                <w:sz w:val="22"/>
                <w:szCs w:val="22"/>
              </w:rPr>
              <w:lastRenderedPageBreak/>
              <w:t>21</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A75634" w14:textId="77777777" w:rsidR="007F2E47" w:rsidRPr="007F2E47" w:rsidRDefault="007F2E47" w:rsidP="007F2E47">
            <w:pPr>
              <w:pStyle w:val="ListParagraph"/>
              <w:ind w:left="360"/>
              <w:rPr>
                <w:sz w:val="22"/>
                <w:szCs w:val="22"/>
              </w:rPr>
            </w:pPr>
            <w:r w:rsidRPr="007F2E47">
              <w:rPr>
                <w:sz w:val="22"/>
                <w:szCs w:val="22"/>
              </w:rPr>
              <w:t>IIB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4A2D145" w14:textId="77777777" w:rsidR="007F2E47" w:rsidRPr="007F2E47" w:rsidRDefault="007F2E47" w:rsidP="007F2E47">
            <w:pPr>
              <w:pStyle w:val="ListParagraph"/>
              <w:ind w:left="360"/>
              <w:rPr>
                <w:sz w:val="22"/>
                <w:szCs w:val="22"/>
              </w:rPr>
            </w:pPr>
            <w:r w:rsidRPr="007F2E47">
              <w:rPr>
                <w:sz w:val="22"/>
                <w:szCs w:val="22"/>
              </w:rPr>
              <w:t>IndusInd Bank</w:t>
            </w:r>
          </w:p>
        </w:tc>
      </w:tr>
      <w:tr w:rsidR="007F2E47" w:rsidRPr="007F2E47" w14:paraId="57B04AED"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D8B402D" w14:textId="77777777" w:rsidR="007F2E47" w:rsidRPr="007F2E47" w:rsidRDefault="007F2E47" w:rsidP="007F2E47">
            <w:pPr>
              <w:pStyle w:val="ListParagraph"/>
              <w:ind w:left="360"/>
              <w:rPr>
                <w:sz w:val="22"/>
                <w:szCs w:val="22"/>
              </w:rPr>
            </w:pPr>
            <w:r w:rsidRPr="007F2E47">
              <w:rPr>
                <w:sz w:val="22"/>
                <w:szCs w:val="22"/>
              </w:rPr>
              <w:t>22</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229C202" w14:textId="77777777" w:rsidR="007F2E47" w:rsidRPr="007F2E47" w:rsidRDefault="007F2E47" w:rsidP="007F2E47">
            <w:pPr>
              <w:pStyle w:val="ListParagraph"/>
              <w:ind w:left="360"/>
              <w:rPr>
                <w:sz w:val="22"/>
                <w:szCs w:val="22"/>
              </w:rPr>
            </w:pPr>
            <w:r w:rsidRPr="007F2E47">
              <w:rPr>
                <w:sz w:val="22"/>
                <w:szCs w:val="22"/>
              </w:rPr>
              <w:t>SIB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704A165" w14:textId="77777777" w:rsidR="007F2E47" w:rsidRPr="007F2E47" w:rsidRDefault="007F2E47" w:rsidP="007F2E47">
            <w:pPr>
              <w:pStyle w:val="ListParagraph"/>
              <w:ind w:left="360"/>
              <w:rPr>
                <w:sz w:val="22"/>
                <w:szCs w:val="22"/>
              </w:rPr>
            </w:pPr>
            <w:r w:rsidRPr="007F2E47">
              <w:rPr>
                <w:sz w:val="22"/>
                <w:szCs w:val="22"/>
              </w:rPr>
              <w:t>South Indian Bank</w:t>
            </w:r>
          </w:p>
        </w:tc>
      </w:tr>
      <w:tr w:rsidR="007F2E47" w:rsidRPr="007F2E47" w14:paraId="5281F737"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1373885" w14:textId="77777777" w:rsidR="007F2E47" w:rsidRPr="007F2E47" w:rsidRDefault="007F2E47" w:rsidP="007F2E47">
            <w:pPr>
              <w:pStyle w:val="ListParagraph"/>
              <w:ind w:left="360"/>
              <w:rPr>
                <w:sz w:val="22"/>
                <w:szCs w:val="22"/>
              </w:rPr>
            </w:pPr>
            <w:r w:rsidRPr="007F2E47">
              <w:rPr>
                <w:sz w:val="22"/>
                <w:szCs w:val="22"/>
              </w:rPr>
              <w:t>23</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8018A9" w14:textId="77777777" w:rsidR="007F2E47" w:rsidRPr="007F2E47" w:rsidRDefault="007F2E47" w:rsidP="007F2E47">
            <w:pPr>
              <w:pStyle w:val="ListParagraph"/>
              <w:ind w:left="360"/>
              <w:rPr>
                <w:sz w:val="22"/>
                <w:szCs w:val="22"/>
              </w:rPr>
            </w:pPr>
            <w:r w:rsidRPr="007F2E47">
              <w:rPr>
                <w:sz w:val="22"/>
                <w:szCs w:val="22"/>
              </w:rPr>
              <w:t>KVB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33EFD22" w14:textId="77777777" w:rsidR="007F2E47" w:rsidRPr="007F2E47" w:rsidRDefault="007F2E47" w:rsidP="007F2E47">
            <w:pPr>
              <w:pStyle w:val="ListParagraph"/>
              <w:ind w:left="360"/>
              <w:rPr>
                <w:sz w:val="22"/>
                <w:szCs w:val="22"/>
              </w:rPr>
            </w:pPr>
            <w:r w:rsidRPr="007F2E47">
              <w:rPr>
                <w:sz w:val="22"/>
                <w:szCs w:val="22"/>
              </w:rPr>
              <w:t>Karur Vysya Bank</w:t>
            </w:r>
          </w:p>
        </w:tc>
      </w:tr>
      <w:tr w:rsidR="007F2E47" w:rsidRPr="007F2E47" w14:paraId="046FECEA"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EF5C82E" w14:textId="77777777" w:rsidR="007F2E47" w:rsidRPr="007F2E47" w:rsidRDefault="007F2E47" w:rsidP="007F2E47">
            <w:pPr>
              <w:pStyle w:val="ListParagraph"/>
              <w:ind w:left="360"/>
              <w:rPr>
                <w:sz w:val="22"/>
                <w:szCs w:val="22"/>
              </w:rPr>
            </w:pPr>
            <w:r w:rsidRPr="007F2E47">
              <w:rPr>
                <w:sz w:val="22"/>
                <w:szCs w:val="22"/>
              </w:rPr>
              <w:t>24</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0D6654" w14:textId="77777777" w:rsidR="007F2E47" w:rsidRPr="007F2E47" w:rsidRDefault="007F2E47" w:rsidP="007F2E47">
            <w:pPr>
              <w:pStyle w:val="ListParagraph"/>
              <w:ind w:left="360"/>
              <w:rPr>
                <w:sz w:val="22"/>
                <w:szCs w:val="22"/>
              </w:rPr>
            </w:pPr>
            <w:r w:rsidRPr="007F2E47">
              <w:rPr>
                <w:sz w:val="22"/>
                <w:szCs w:val="22"/>
              </w:rPr>
              <w:t>CUB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B1B6149" w14:textId="77777777" w:rsidR="007F2E47" w:rsidRPr="007F2E47" w:rsidRDefault="007F2E47" w:rsidP="007F2E47">
            <w:pPr>
              <w:pStyle w:val="ListParagraph"/>
              <w:ind w:left="360"/>
              <w:rPr>
                <w:sz w:val="22"/>
                <w:szCs w:val="22"/>
              </w:rPr>
            </w:pPr>
            <w:r w:rsidRPr="007F2E47">
              <w:rPr>
                <w:sz w:val="22"/>
                <w:szCs w:val="22"/>
              </w:rPr>
              <w:t>City Union Bank</w:t>
            </w:r>
          </w:p>
        </w:tc>
      </w:tr>
      <w:tr w:rsidR="007F2E47" w:rsidRPr="007F2E47" w14:paraId="68775B8D"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4E073BF" w14:textId="77777777" w:rsidR="007F2E47" w:rsidRPr="007F2E47" w:rsidRDefault="007F2E47" w:rsidP="007F2E47">
            <w:pPr>
              <w:pStyle w:val="ListParagraph"/>
              <w:ind w:left="360"/>
              <w:rPr>
                <w:sz w:val="22"/>
                <w:szCs w:val="22"/>
              </w:rPr>
            </w:pPr>
            <w:r w:rsidRPr="007F2E47">
              <w:rPr>
                <w:sz w:val="22"/>
                <w:szCs w:val="22"/>
              </w:rPr>
              <w:t>25</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1C53CB4" w14:textId="77777777" w:rsidR="007F2E47" w:rsidRPr="007F2E47" w:rsidRDefault="007F2E47" w:rsidP="007F2E47">
            <w:pPr>
              <w:pStyle w:val="ListParagraph"/>
              <w:ind w:left="360"/>
              <w:rPr>
                <w:sz w:val="22"/>
                <w:szCs w:val="22"/>
              </w:rPr>
            </w:pPr>
            <w:r w:rsidRPr="007F2E47">
              <w:rPr>
                <w:sz w:val="22"/>
                <w:szCs w:val="22"/>
              </w:rPr>
              <w:t>CSB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6B6A8D2" w14:textId="77777777" w:rsidR="007F2E47" w:rsidRPr="007F2E47" w:rsidRDefault="007F2E47" w:rsidP="007F2E47">
            <w:pPr>
              <w:pStyle w:val="ListParagraph"/>
              <w:ind w:left="360"/>
              <w:rPr>
                <w:sz w:val="22"/>
                <w:szCs w:val="22"/>
              </w:rPr>
            </w:pPr>
            <w:r w:rsidRPr="007F2E47">
              <w:rPr>
                <w:sz w:val="22"/>
                <w:szCs w:val="22"/>
              </w:rPr>
              <w:t>CSB Bank (Catholic Syrian Bank)</w:t>
            </w:r>
          </w:p>
        </w:tc>
      </w:tr>
      <w:tr w:rsidR="007F2E47" w:rsidRPr="007F2E47" w14:paraId="599826A6"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6001334" w14:textId="77777777" w:rsidR="007F2E47" w:rsidRPr="007F2E47" w:rsidRDefault="007F2E47" w:rsidP="007F2E47">
            <w:pPr>
              <w:pStyle w:val="ListParagraph"/>
              <w:ind w:left="360"/>
              <w:rPr>
                <w:sz w:val="22"/>
                <w:szCs w:val="22"/>
              </w:rPr>
            </w:pPr>
            <w:r w:rsidRPr="007F2E47">
              <w:rPr>
                <w:sz w:val="22"/>
                <w:szCs w:val="22"/>
              </w:rPr>
              <w:t>26</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BED89B6" w14:textId="77777777" w:rsidR="007F2E47" w:rsidRPr="007F2E47" w:rsidRDefault="007F2E47" w:rsidP="007F2E47">
            <w:pPr>
              <w:pStyle w:val="ListParagraph"/>
              <w:ind w:left="360"/>
              <w:rPr>
                <w:sz w:val="22"/>
                <w:szCs w:val="22"/>
              </w:rPr>
            </w:pPr>
            <w:r w:rsidRPr="007F2E47">
              <w:rPr>
                <w:sz w:val="22"/>
                <w:szCs w:val="22"/>
              </w:rPr>
              <w:t>DCB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2C8BA19" w14:textId="77777777" w:rsidR="007F2E47" w:rsidRPr="007F2E47" w:rsidRDefault="007F2E47" w:rsidP="007F2E47">
            <w:pPr>
              <w:pStyle w:val="ListParagraph"/>
              <w:ind w:left="360"/>
              <w:rPr>
                <w:sz w:val="22"/>
                <w:szCs w:val="22"/>
              </w:rPr>
            </w:pPr>
            <w:r w:rsidRPr="007F2E47">
              <w:rPr>
                <w:sz w:val="22"/>
                <w:szCs w:val="22"/>
              </w:rPr>
              <w:t>Development Credit Bank (DCB Bank)</w:t>
            </w:r>
          </w:p>
        </w:tc>
      </w:tr>
      <w:tr w:rsidR="007F2E47" w:rsidRPr="007F2E47" w14:paraId="78845955"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D0F98C7" w14:textId="77777777" w:rsidR="007F2E47" w:rsidRPr="007F2E47" w:rsidRDefault="007F2E47" w:rsidP="007F2E47">
            <w:pPr>
              <w:pStyle w:val="ListParagraph"/>
              <w:ind w:left="360"/>
              <w:rPr>
                <w:sz w:val="22"/>
                <w:szCs w:val="22"/>
              </w:rPr>
            </w:pPr>
            <w:r w:rsidRPr="007F2E47">
              <w:rPr>
                <w:sz w:val="22"/>
                <w:szCs w:val="22"/>
              </w:rPr>
              <w:t>27</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A64E868" w14:textId="77777777" w:rsidR="007F2E47" w:rsidRPr="007F2E47" w:rsidRDefault="007F2E47" w:rsidP="007F2E47">
            <w:pPr>
              <w:pStyle w:val="ListParagraph"/>
              <w:ind w:left="360"/>
              <w:rPr>
                <w:sz w:val="22"/>
                <w:szCs w:val="22"/>
              </w:rPr>
            </w:pPr>
            <w:r w:rsidRPr="007F2E47">
              <w:rPr>
                <w:sz w:val="22"/>
                <w:szCs w:val="22"/>
              </w:rPr>
              <w:t>RBL</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C3496A7" w14:textId="77777777" w:rsidR="007F2E47" w:rsidRPr="007F2E47" w:rsidRDefault="007F2E47" w:rsidP="007F2E47">
            <w:pPr>
              <w:pStyle w:val="ListParagraph"/>
              <w:ind w:left="360"/>
              <w:rPr>
                <w:sz w:val="22"/>
                <w:szCs w:val="22"/>
              </w:rPr>
            </w:pPr>
            <w:r w:rsidRPr="007F2E47">
              <w:rPr>
                <w:sz w:val="22"/>
                <w:szCs w:val="22"/>
              </w:rPr>
              <w:t>Ratnakar Bank Limited (RBL Bank)</w:t>
            </w:r>
          </w:p>
        </w:tc>
      </w:tr>
      <w:tr w:rsidR="007F2E47" w:rsidRPr="007F2E47" w14:paraId="2C982243"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8641BD3" w14:textId="77777777" w:rsidR="007F2E47" w:rsidRPr="007F2E47" w:rsidRDefault="007F2E47" w:rsidP="007F2E47">
            <w:pPr>
              <w:pStyle w:val="ListParagraph"/>
              <w:ind w:left="360"/>
              <w:rPr>
                <w:sz w:val="22"/>
                <w:szCs w:val="22"/>
              </w:rPr>
            </w:pPr>
            <w:r w:rsidRPr="007F2E47">
              <w:rPr>
                <w:sz w:val="22"/>
                <w:szCs w:val="22"/>
              </w:rPr>
              <w:t>28</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8C3091" w14:textId="77777777" w:rsidR="007F2E47" w:rsidRPr="007F2E47" w:rsidRDefault="007F2E47" w:rsidP="007F2E47">
            <w:pPr>
              <w:pStyle w:val="ListParagraph"/>
              <w:ind w:left="360"/>
              <w:rPr>
                <w:sz w:val="22"/>
                <w:szCs w:val="22"/>
              </w:rPr>
            </w:pPr>
            <w:r w:rsidRPr="007F2E47">
              <w:rPr>
                <w:sz w:val="22"/>
                <w:szCs w:val="22"/>
              </w:rPr>
              <w:t>LVB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42FE605" w14:textId="77777777" w:rsidR="007F2E47" w:rsidRPr="007F2E47" w:rsidRDefault="007F2E47" w:rsidP="007F2E47">
            <w:pPr>
              <w:pStyle w:val="ListParagraph"/>
              <w:ind w:left="360"/>
              <w:rPr>
                <w:sz w:val="22"/>
                <w:szCs w:val="22"/>
              </w:rPr>
            </w:pPr>
            <w:r w:rsidRPr="007F2E47">
              <w:rPr>
                <w:sz w:val="22"/>
                <w:szCs w:val="22"/>
              </w:rPr>
              <w:t>Lakshmi Vilas Bank</w:t>
            </w:r>
          </w:p>
        </w:tc>
      </w:tr>
      <w:tr w:rsidR="007F2E47" w:rsidRPr="007F2E47" w14:paraId="6C44B449"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3673303" w14:textId="77777777" w:rsidR="007F2E47" w:rsidRPr="007F2E47" w:rsidRDefault="007F2E47" w:rsidP="007F2E47">
            <w:pPr>
              <w:pStyle w:val="ListParagraph"/>
              <w:ind w:left="360"/>
              <w:rPr>
                <w:sz w:val="22"/>
                <w:szCs w:val="22"/>
              </w:rPr>
            </w:pPr>
            <w:r w:rsidRPr="007F2E47">
              <w:rPr>
                <w:sz w:val="22"/>
                <w:szCs w:val="22"/>
              </w:rPr>
              <w:t>29</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91CEFA8" w14:textId="77777777" w:rsidR="007F2E47" w:rsidRPr="007F2E47" w:rsidRDefault="007F2E47" w:rsidP="007F2E47">
            <w:pPr>
              <w:pStyle w:val="ListParagraph"/>
              <w:ind w:left="360"/>
              <w:rPr>
                <w:sz w:val="22"/>
                <w:szCs w:val="22"/>
              </w:rPr>
            </w:pPr>
            <w:r w:rsidRPr="007F2E47">
              <w:rPr>
                <w:sz w:val="22"/>
                <w:szCs w:val="22"/>
              </w:rPr>
              <w:t>HSBC</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622B348" w14:textId="77777777" w:rsidR="007F2E47" w:rsidRPr="007F2E47" w:rsidRDefault="007F2E47" w:rsidP="007F2E47">
            <w:pPr>
              <w:pStyle w:val="ListParagraph"/>
              <w:ind w:left="360"/>
              <w:rPr>
                <w:sz w:val="22"/>
                <w:szCs w:val="22"/>
              </w:rPr>
            </w:pPr>
            <w:r w:rsidRPr="007F2E47">
              <w:rPr>
                <w:sz w:val="22"/>
                <w:szCs w:val="22"/>
              </w:rPr>
              <w:t>Hongkong and Shanghai Banking Corporation</w:t>
            </w:r>
          </w:p>
        </w:tc>
      </w:tr>
      <w:tr w:rsidR="007F2E47" w:rsidRPr="007F2E47" w14:paraId="7F05A76A"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2C53A46" w14:textId="77777777" w:rsidR="007F2E47" w:rsidRPr="007F2E47" w:rsidRDefault="007F2E47" w:rsidP="007F2E47">
            <w:pPr>
              <w:pStyle w:val="ListParagraph"/>
              <w:ind w:left="360"/>
              <w:rPr>
                <w:sz w:val="22"/>
                <w:szCs w:val="22"/>
              </w:rPr>
            </w:pPr>
            <w:r w:rsidRPr="007F2E47">
              <w:rPr>
                <w:sz w:val="22"/>
                <w:szCs w:val="22"/>
              </w:rPr>
              <w:t>30</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3595CAF" w14:textId="77777777" w:rsidR="007F2E47" w:rsidRPr="007F2E47" w:rsidRDefault="007F2E47" w:rsidP="007F2E47">
            <w:pPr>
              <w:pStyle w:val="ListParagraph"/>
              <w:ind w:left="360"/>
              <w:rPr>
                <w:sz w:val="22"/>
                <w:szCs w:val="22"/>
              </w:rPr>
            </w:pPr>
            <w:r w:rsidRPr="007F2E47">
              <w:rPr>
                <w:sz w:val="22"/>
                <w:szCs w:val="22"/>
              </w:rPr>
              <w:t>SCB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456378" w14:textId="77777777" w:rsidR="007F2E47" w:rsidRPr="007F2E47" w:rsidRDefault="007F2E47" w:rsidP="007F2E47">
            <w:pPr>
              <w:pStyle w:val="ListParagraph"/>
              <w:ind w:left="360"/>
              <w:rPr>
                <w:sz w:val="22"/>
                <w:szCs w:val="22"/>
              </w:rPr>
            </w:pPr>
            <w:r w:rsidRPr="007F2E47">
              <w:rPr>
                <w:sz w:val="22"/>
                <w:szCs w:val="22"/>
              </w:rPr>
              <w:t>Standard Chartered Bank</w:t>
            </w:r>
          </w:p>
        </w:tc>
      </w:tr>
      <w:tr w:rsidR="007F2E47" w:rsidRPr="007F2E47" w14:paraId="0C51460A"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F48FE3" w14:textId="77777777" w:rsidR="007F2E47" w:rsidRPr="007F2E47" w:rsidRDefault="007F2E47" w:rsidP="007F2E47">
            <w:pPr>
              <w:pStyle w:val="ListParagraph"/>
              <w:ind w:left="360"/>
              <w:rPr>
                <w:sz w:val="22"/>
                <w:szCs w:val="22"/>
              </w:rPr>
            </w:pPr>
            <w:r w:rsidRPr="007F2E47">
              <w:rPr>
                <w:sz w:val="22"/>
                <w:szCs w:val="22"/>
              </w:rPr>
              <w:t>31</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40AD0A" w14:textId="77777777" w:rsidR="007F2E47" w:rsidRPr="007F2E47" w:rsidRDefault="007F2E47" w:rsidP="007F2E47">
            <w:pPr>
              <w:pStyle w:val="ListParagraph"/>
              <w:ind w:left="360"/>
              <w:rPr>
                <w:sz w:val="22"/>
                <w:szCs w:val="22"/>
              </w:rPr>
            </w:pPr>
            <w:r w:rsidRPr="007F2E47">
              <w:rPr>
                <w:sz w:val="22"/>
                <w:szCs w:val="22"/>
              </w:rPr>
              <w:t>DBS</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F3B2D9A" w14:textId="77777777" w:rsidR="007F2E47" w:rsidRPr="007F2E47" w:rsidRDefault="007F2E47" w:rsidP="007F2E47">
            <w:pPr>
              <w:pStyle w:val="ListParagraph"/>
              <w:ind w:left="360"/>
              <w:rPr>
                <w:sz w:val="22"/>
                <w:szCs w:val="22"/>
              </w:rPr>
            </w:pPr>
            <w:r w:rsidRPr="007F2E47">
              <w:rPr>
                <w:sz w:val="22"/>
                <w:szCs w:val="22"/>
              </w:rPr>
              <w:t>Development Bank of Singapore</w:t>
            </w:r>
          </w:p>
        </w:tc>
      </w:tr>
      <w:tr w:rsidR="007F2E47" w:rsidRPr="007F2E47" w14:paraId="35818E42"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4F89FFD" w14:textId="77777777" w:rsidR="007F2E47" w:rsidRPr="007F2E47" w:rsidRDefault="007F2E47" w:rsidP="007F2E47">
            <w:pPr>
              <w:pStyle w:val="ListParagraph"/>
              <w:ind w:left="360"/>
              <w:rPr>
                <w:sz w:val="22"/>
                <w:szCs w:val="22"/>
              </w:rPr>
            </w:pPr>
            <w:r w:rsidRPr="007F2E47">
              <w:rPr>
                <w:sz w:val="22"/>
                <w:szCs w:val="22"/>
              </w:rPr>
              <w:t>32</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1E62C8" w14:textId="77777777" w:rsidR="007F2E47" w:rsidRPr="007F2E47" w:rsidRDefault="007F2E47" w:rsidP="007F2E47">
            <w:pPr>
              <w:pStyle w:val="ListParagraph"/>
              <w:ind w:left="360"/>
              <w:rPr>
                <w:sz w:val="22"/>
                <w:szCs w:val="22"/>
              </w:rPr>
            </w:pPr>
            <w:r w:rsidRPr="007F2E47">
              <w:rPr>
                <w:sz w:val="22"/>
                <w:szCs w:val="22"/>
              </w:rPr>
              <w:t>EXIM</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5C08380" w14:textId="77777777" w:rsidR="007F2E47" w:rsidRPr="007F2E47" w:rsidRDefault="007F2E47" w:rsidP="007F2E47">
            <w:pPr>
              <w:pStyle w:val="ListParagraph"/>
              <w:ind w:left="360"/>
              <w:rPr>
                <w:sz w:val="22"/>
                <w:szCs w:val="22"/>
              </w:rPr>
            </w:pPr>
            <w:r w:rsidRPr="007F2E47">
              <w:rPr>
                <w:sz w:val="22"/>
                <w:szCs w:val="22"/>
              </w:rPr>
              <w:t>Export-Import Bank of India</w:t>
            </w:r>
          </w:p>
        </w:tc>
      </w:tr>
      <w:tr w:rsidR="007F2E47" w:rsidRPr="007F2E47" w14:paraId="4D639598"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63B3BC3" w14:textId="77777777" w:rsidR="007F2E47" w:rsidRPr="007F2E47" w:rsidRDefault="007F2E47" w:rsidP="007F2E47">
            <w:pPr>
              <w:pStyle w:val="ListParagraph"/>
              <w:ind w:left="360"/>
              <w:rPr>
                <w:sz w:val="22"/>
                <w:szCs w:val="22"/>
              </w:rPr>
            </w:pPr>
            <w:r w:rsidRPr="007F2E47">
              <w:rPr>
                <w:sz w:val="22"/>
                <w:szCs w:val="22"/>
              </w:rPr>
              <w:t>33</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970941C" w14:textId="77777777" w:rsidR="007F2E47" w:rsidRPr="007F2E47" w:rsidRDefault="007F2E47" w:rsidP="007F2E47">
            <w:pPr>
              <w:pStyle w:val="ListParagraph"/>
              <w:ind w:left="360"/>
              <w:rPr>
                <w:sz w:val="22"/>
                <w:szCs w:val="22"/>
              </w:rPr>
            </w:pPr>
            <w:r w:rsidRPr="007F2E47">
              <w:rPr>
                <w:sz w:val="22"/>
                <w:szCs w:val="22"/>
              </w:rPr>
              <w:t>SIDBI</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EEEE212" w14:textId="77777777" w:rsidR="007F2E47" w:rsidRPr="007F2E47" w:rsidRDefault="007F2E47" w:rsidP="007F2E47">
            <w:pPr>
              <w:pStyle w:val="ListParagraph"/>
              <w:ind w:left="360"/>
              <w:rPr>
                <w:sz w:val="22"/>
                <w:szCs w:val="22"/>
              </w:rPr>
            </w:pPr>
            <w:r w:rsidRPr="007F2E47">
              <w:rPr>
                <w:sz w:val="22"/>
                <w:szCs w:val="22"/>
              </w:rPr>
              <w:t>Small Industries Development Bank of India</w:t>
            </w:r>
          </w:p>
        </w:tc>
      </w:tr>
      <w:tr w:rsidR="007F2E47" w:rsidRPr="007F2E47" w14:paraId="2E83C3BD"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06EC5E2" w14:textId="77777777" w:rsidR="007F2E47" w:rsidRPr="007F2E47" w:rsidRDefault="007F2E47" w:rsidP="007F2E47">
            <w:pPr>
              <w:pStyle w:val="ListParagraph"/>
              <w:ind w:left="360"/>
              <w:rPr>
                <w:sz w:val="22"/>
                <w:szCs w:val="22"/>
              </w:rPr>
            </w:pPr>
            <w:r w:rsidRPr="007F2E47">
              <w:rPr>
                <w:sz w:val="22"/>
                <w:szCs w:val="22"/>
              </w:rPr>
              <w:t>34</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4AA2487" w14:textId="77777777" w:rsidR="007F2E47" w:rsidRPr="007F2E47" w:rsidRDefault="007F2E47" w:rsidP="007F2E47">
            <w:pPr>
              <w:pStyle w:val="ListParagraph"/>
              <w:ind w:left="360"/>
              <w:rPr>
                <w:sz w:val="22"/>
                <w:szCs w:val="22"/>
              </w:rPr>
            </w:pPr>
            <w:r w:rsidRPr="007F2E47">
              <w:rPr>
                <w:sz w:val="22"/>
                <w:szCs w:val="22"/>
              </w:rPr>
              <w:t>NABARD</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E481613" w14:textId="77777777" w:rsidR="007F2E47" w:rsidRPr="007F2E47" w:rsidRDefault="007F2E47" w:rsidP="007F2E47">
            <w:pPr>
              <w:pStyle w:val="ListParagraph"/>
              <w:ind w:left="360"/>
              <w:rPr>
                <w:sz w:val="22"/>
                <w:szCs w:val="22"/>
              </w:rPr>
            </w:pPr>
            <w:r w:rsidRPr="007F2E47">
              <w:rPr>
                <w:sz w:val="22"/>
                <w:szCs w:val="22"/>
              </w:rPr>
              <w:t>National Bank for Agriculture and Rural Development</w:t>
            </w:r>
          </w:p>
        </w:tc>
      </w:tr>
      <w:tr w:rsidR="007F2E47" w:rsidRPr="007F2E47" w14:paraId="31EBC829"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FF8EA07" w14:textId="77777777" w:rsidR="007F2E47" w:rsidRPr="007F2E47" w:rsidRDefault="007F2E47" w:rsidP="007F2E47">
            <w:pPr>
              <w:pStyle w:val="ListParagraph"/>
              <w:ind w:left="360"/>
              <w:rPr>
                <w:sz w:val="22"/>
                <w:szCs w:val="22"/>
              </w:rPr>
            </w:pPr>
            <w:r w:rsidRPr="007F2E47">
              <w:rPr>
                <w:sz w:val="22"/>
                <w:szCs w:val="22"/>
              </w:rPr>
              <w:t>35</w:t>
            </w:r>
          </w:p>
        </w:tc>
        <w:tc>
          <w:tcPr>
            <w:tcW w:w="152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36C324" w14:textId="77777777" w:rsidR="007F2E47" w:rsidRPr="007F2E47" w:rsidRDefault="007F2E47" w:rsidP="007F2E47">
            <w:pPr>
              <w:pStyle w:val="ListParagraph"/>
              <w:ind w:left="360"/>
              <w:rPr>
                <w:sz w:val="22"/>
                <w:szCs w:val="22"/>
              </w:rPr>
            </w:pPr>
            <w:r w:rsidRPr="007F2E47">
              <w:rPr>
                <w:sz w:val="22"/>
                <w:szCs w:val="22"/>
              </w:rPr>
              <w:t>NHB</w:t>
            </w:r>
          </w:p>
        </w:tc>
        <w:tc>
          <w:tcPr>
            <w:tcW w:w="604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E9298C" w14:textId="77777777" w:rsidR="007F2E47" w:rsidRPr="007F2E47" w:rsidRDefault="007F2E47" w:rsidP="007F2E47">
            <w:pPr>
              <w:pStyle w:val="ListParagraph"/>
              <w:ind w:left="360"/>
              <w:rPr>
                <w:sz w:val="22"/>
                <w:szCs w:val="22"/>
              </w:rPr>
            </w:pPr>
            <w:r w:rsidRPr="007F2E47">
              <w:rPr>
                <w:sz w:val="22"/>
                <w:szCs w:val="22"/>
              </w:rPr>
              <w:t>National Housing Bank</w:t>
            </w:r>
          </w:p>
        </w:tc>
      </w:tr>
      <w:tr w:rsidR="007F2E47" w:rsidRPr="007F2E47" w14:paraId="10A04D0E"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D6AA0BD" w14:textId="77777777" w:rsidR="007F2E47" w:rsidRPr="007F2E47" w:rsidRDefault="007F2E47" w:rsidP="007F2E47">
            <w:pPr>
              <w:pStyle w:val="ListParagraph"/>
              <w:ind w:left="360"/>
              <w:rPr>
                <w:sz w:val="22"/>
                <w:szCs w:val="22"/>
              </w:rPr>
            </w:pPr>
            <w:r w:rsidRPr="007F2E47">
              <w:rPr>
                <w:sz w:val="22"/>
                <w:szCs w:val="22"/>
              </w:rPr>
              <w:t>36</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A55651" w14:textId="77777777" w:rsidR="007F2E47" w:rsidRPr="007F2E47" w:rsidRDefault="007F2E47" w:rsidP="007F2E47">
            <w:pPr>
              <w:pStyle w:val="ListParagraph"/>
              <w:ind w:left="360"/>
              <w:rPr>
                <w:sz w:val="22"/>
                <w:szCs w:val="22"/>
              </w:rPr>
            </w:pPr>
            <w:r w:rsidRPr="007F2E47">
              <w:rPr>
                <w:sz w:val="22"/>
                <w:szCs w:val="22"/>
              </w:rPr>
              <w:t>KAGB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ED2B3A" w14:textId="77777777" w:rsidR="007F2E47" w:rsidRPr="007F2E47" w:rsidRDefault="007F2E47" w:rsidP="007F2E47">
            <w:pPr>
              <w:pStyle w:val="ListParagraph"/>
              <w:ind w:left="360"/>
              <w:rPr>
                <w:sz w:val="22"/>
                <w:szCs w:val="22"/>
              </w:rPr>
            </w:pPr>
            <w:r w:rsidRPr="007F2E47">
              <w:rPr>
                <w:sz w:val="22"/>
                <w:szCs w:val="22"/>
              </w:rPr>
              <w:t>Karnataka Gramin Bank</w:t>
            </w:r>
          </w:p>
        </w:tc>
      </w:tr>
      <w:tr w:rsidR="007F2E47" w:rsidRPr="007F2E47" w14:paraId="524394CC"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0B8C4A9" w14:textId="77777777" w:rsidR="007F2E47" w:rsidRPr="007F2E47" w:rsidRDefault="007F2E47" w:rsidP="007F2E47">
            <w:pPr>
              <w:pStyle w:val="ListParagraph"/>
              <w:ind w:left="360"/>
              <w:rPr>
                <w:sz w:val="22"/>
                <w:szCs w:val="22"/>
              </w:rPr>
            </w:pPr>
            <w:r w:rsidRPr="007F2E47">
              <w:rPr>
                <w:sz w:val="22"/>
                <w:szCs w:val="22"/>
              </w:rPr>
              <w:t>37</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5D7888" w14:textId="77777777" w:rsidR="007F2E47" w:rsidRPr="007F2E47" w:rsidRDefault="007F2E47" w:rsidP="007F2E47">
            <w:pPr>
              <w:pStyle w:val="ListParagraph"/>
              <w:ind w:left="360"/>
              <w:rPr>
                <w:sz w:val="22"/>
                <w:szCs w:val="22"/>
              </w:rPr>
            </w:pPr>
            <w:r w:rsidRPr="007F2E47">
              <w:rPr>
                <w:sz w:val="22"/>
                <w:szCs w:val="22"/>
              </w:rPr>
              <w:t>KVGB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E60466" w14:textId="77777777" w:rsidR="007F2E47" w:rsidRPr="007F2E47" w:rsidRDefault="007F2E47" w:rsidP="007F2E47">
            <w:pPr>
              <w:pStyle w:val="ListParagraph"/>
              <w:ind w:left="360"/>
              <w:rPr>
                <w:sz w:val="22"/>
                <w:szCs w:val="22"/>
              </w:rPr>
            </w:pPr>
            <w:r w:rsidRPr="007F2E47">
              <w:rPr>
                <w:sz w:val="22"/>
                <w:szCs w:val="22"/>
              </w:rPr>
              <w:t>Karnataka Vikas Grameena Bank</w:t>
            </w:r>
          </w:p>
        </w:tc>
      </w:tr>
      <w:tr w:rsidR="007F2E47" w:rsidRPr="007F2E47" w14:paraId="08C11454"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5B0247D" w14:textId="77777777" w:rsidR="007F2E47" w:rsidRPr="007F2E47" w:rsidRDefault="007F2E47" w:rsidP="007F2E47">
            <w:pPr>
              <w:pStyle w:val="ListParagraph"/>
              <w:ind w:left="360"/>
              <w:rPr>
                <w:sz w:val="22"/>
                <w:szCs w:val="22"/>
              </w:rPr>
            </w:pPr>
            <w:r w:rsidRPr="007F2E47">
              <w:rPr>
                <w:sz w:val="22"/>
                <w:szCs w:val="22"/>
              </w:rPr>
              <w:t>38</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7482BC" w14:textId="77777777" w:rsidR="007F2E47" w:rsidRPr="007F2E47" w:rsidRDefault="007F2E47" w:rsidP="007F2E47">
            <w:pPr>
              <w:pStyle w:val="ListParagraph"/>
              <w:ind w:left="360"/>
              <w:rPr>
                <w:sz w:val="22"/>
                <w:szCs w:val="22"/>
              </w:rPr>
            </w:pPr>
            <w:r w:rsidRPr="007F2E47">
              <w:rPr>
                <w:sz w:val="22"/>
                <w:szCs w:val="22"/>
              </w:rPr>
              <w:t>APGB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C85064" w14:textId="77777777" w:rsidR="007F2E47" w:rsidRPr="007F2E47" w:rsidRDefault="007F2E47" w:rsidP="007F2E47">
            <w:pPr>
              <w:pStyle w:val="ListParagraph"/>
              <w:ind w:left="360"/>
              <w:rPr>
                <w:sz w:val="22"/>
                <w:szCs w:val="22"/>
              </w:rPr>
            </w:pPr>
            <w:r w:rsidRPr="007F2E47">
              <w:rPr>
                <w:sz w:val="22"/>
                <w:szCs w:val="22"/>
              </w:rPr>
              <w:t>Andhra Pragathi Grameena Bank</w:t>
            </w:r>
          </w:p>
        </w:tc>
      </w:tr>
      <w:tr w:rsidR="007F2E47" w:rsidRPr="007F2E47" w14:paraId="3BA3D00D"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23581B3" w14:textId="77777777" w:rsidR="007F2E47" w:rsidRPr="007F2E47" w:rsidRDefault="007F2E47" w:rsidP="007F2E47">
            <w:pPr>
              <w:pStyle w:val="ListParagraph"/>
              <w:ind w:left="360"/>
              <w:rPr>
                <w:sz w:val="22"/>
                <w:szCs w:val="22"/>
              </w:rPr>
            </w:pPr>
            <w:r w:rsidRPr="007F2E47">
              <w:rPr>
                <w:sz w:val="22"/>
                <w:szCs w:val="22"/>
              </w:rPr>
              <w:t>39</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BDB029" w14:textId="77777777" w:rsidR="007F2E47" w:rsidRPr="007F2E47" w:rsidRDefault="007F2E47" w:rsidP="007F2E47">
            <w:pPr>
              <w:pStyle w:val="ListParagraph"/>
              <w:ind w:left="360"/>
              <w:rPr>
                <w:sz w:val="22"/>
                <w:szCs w:val="22"/>
              </w:rPr>
            </w:pPr>
            <w:r w:rsidRPr="007F2E47">
              <w:rPr>
                <w:sz w:val="22"/>
                <w:szCs w:val="22"/>
              </w:rPr>
              <w:t>SGB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1BB962" w14:textId="77777777" w:rsidR="007F2E47" w:rsidRPr="007F2E47" w:rsidRDefault="007F2E47" w:rsidP="007F2E47">
            <w:pPr>
              <w:pStyle w:val="ListParagraph"/>
              <w:ind w:left="360"/>
              <w:rPr>
                <w:sz w:val="22"/>
                <w:szCs w:val="22"/>
              </w:rPr>
            </w:pPr>
            <w:r w:rsidRPr="007F2E47">
              <w:rPr>
                <w:sz w:val="22"/>
                <w:szCs w:val="22"/>
              </w:rPr>
              <w:t>Saptagiri Grameena Bank</w:t>
            </w:r>
          </w:p>
        </w:tc>
      </w:tr>
      <w:tr w:rsidR="007F2E47" w:rsidRPr="007F2E47" w14:paraId="66E7F3AA"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714855" w14:textId="77777777" w:rsidR="007F2E47" w:rsidRPr="007F2E47" w:rsidRDefault="007F2E47" w:rsidP="007F2E47">
            <w:pPr>
              <w:pStyle w:val="ListParagraph"/>
              <w:ind w:left="360"/>
              <w:rPr>
                <w:sz w:val="22"/>
                <w:szCs w:val="22"/>
              </w:rPr>
            </w:pPr>
            <w:r w:rsidRPr="007F2E47">
              <w:rPr>
                <w:sz w:val="22"/>
                <w:szCs w:val="22"/>
              </w:rPr>
              <w:t>40</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F0B4E8" w14:textId="77777777" w:rsidR="007F2E47" w:rsidRPr="007F2E47" w:rsidRDefault="007F2E47" w:rsidP="007F2E47">
            <w:pPr>
              <w:pStyle w:val="ListParagraph"/>
              <w:ind w:left="360"/>
              <w:rPr>
                <w:sz w:val="22"/>
                <w:szCs w:val="22"/>
              </w:rPr>
            </w:pPr>
            <w:r w:rsidRPr="007F2E47">
              <w:rPr>
                <w:sz w:val="22"/>
                <w:szCs w:val="22"/>
              </w:rPr>
              <w:t>TGGB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758DB75" w14:textId="77777777" w:rsidR="007F2E47" w:rsidRPr="007F2E47" w:rsidRDefault="007F2E47" w:rsidP="007F2E47">
            <w:pPr>
              <w:pStyle w:val="ListParagraph"/>
              <w:ind w:left="360"/>
              <w:rPr>
                <w:sz w:val="22"/>
                <w:szCs w:val="22"/>
              </w:rPr>
            </w:pPr>
            <w:r w:rsidRPr="007F2E47">
              <w:rPr>
                <w:sz w:val="22"/>
                <w:szCs w:val="22"/>
              </w:rPr>
              <w:t>Telangana Grameena Bank</w:t>
            </w:r>
          </w:p>
        </w:tc>
      </w:tr>
      <w:tr w:rsidR="007F2E47" w:rsidRPr="007F2E47" w14:paraId="5A44D3FB"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B7BAAA1" w14:textId="77777777" w:rsidR="007F2E47" w:rsidRPr="007F2E47" w:rsidRDefault="007F2E47" w:rsidP="007F2E47">
            <w:pPr>
              <w:pStyle w:val="ListParagraph"/>
              <w:ind w:left="360"/>
              <w:rPr>
                <w:sz w:val="22"/>
                <w:szCs w:val="22"/>
              </w:rPr>
            </w:pPr>
            <w:r w:rsidRPr="007F2E47">
              <w:rPr>
                <w:sz w:val="22"/>
                <w:szCs w:val="22"/>
              </w:rPr>
              <w:t>41</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4DD595" w14:textId="77777777" w:rsidR="007F2E47" w:rsidRPr="007F2E47" w:rsidRDefault="007F2E47" w:rsidP="007F2E47">
            <w:pPr>
              <w:pStyle w:val="ListParagraph"/>
              <w:ind w:left="360"/>
              <w:rPr>
                <w:sz w:val="22"/>
                <w:szCs w:val="22"/>
              </w:rPr>
            </w:pPr>
            <w:r w:rsidRPr="007F2E47">
              <w:rPr>
                <w:sz w:val="22"/>
                <w:szCs w:val="22"/>
              </w:rPr>
              <w:t>AGVB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07689A" w14:textId="77777777" w:rsidR="007F2E47" w:rsidRPr="007F2E47" w:rsidRDefault="007F2E47" w:rsidP="007F2E47">
            <w:pPr>
              <w:pStyle w:val="ListParagraph"/>
              <w:ind w:left="360"/>
              <w:rPr>
                <w:sz w:val="22"/>
                <w:szCs w:val="22"/>
              </w:rPr>
            </w:pPr>
            <w:r w:rsidRPr="007F2E47">
              <w:rPr>
                <w:sz w:val="22"/>
                <w:szCs w:val="22"/>
              </w:rPr>
              <w:t>Assam Gramin Vikash Bank</w:t>
            </w:r>
          </w:p>
        </w:tc>
      </w:tr>
      <w:tr w:rsidR="007F2E47" w:rsidRPr="007F2E47" w14:paraId="54341EF4"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D8534A7" w14:textId="77777777" w:rsidR="007F2E47" w:rsidRPr="007F2E47" w:rsidRDefault="007F2E47" w:rsidP="007F2E47">
            <w:pPr>
              <w:pStyle w:val="ListParagraph"/>
              <w:ind w:left="360"/>
              <w:rPr>
                <w:sz w:val="22"/>
                <w:szCs w:val="22"/>
              </w:rPr>
            </w:pPr>
            <w:r w:rsidRPr="007F2E47">
              <w:rPr>
                <w:sz w:val="22"/>
                <w:szCs w:val="22"/>
              </w:rPr>
              <w:t>42</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41B6CC" w14:textId="77777777" w:rsidR="007F2E47" w:rsidRPr="007F2E47" w:rsidRDefault="007F2E47" w:rsidP="007F2E47">
            <w:pPr>
              <w:pStyle w:val="ListParagraph"/>
              <w:ind w:left="360"/>
              <w:rPr>
                <w:sz w:val="22"/>
                <w:szCs w:val="22"/>
              </w:rPr>
            </w:pPr>
            <w:r w:rsidRPr="007F2E47">
              <w:rPr>
                <w:sz w:val="22"/>
                <w:szCs w:val="22"/>
              </w:rPr>
              <w:t>BGGB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0E7890" w14:textId="77777777" w:rsidR="007F2E47" w:rsidRPr="007F2E47" w:rsidRDefault="007F2E47" w:rsidP="007F2E47">
            <w:pPr>
              <w:pStyle w:val="ListParagraph"/>
              <w:ind w:left="360"/>
              <w:rPr>
                <w:sz w:val="22"/>
                <w:szCs w:val="22"/>
              </w:rPr>
            </w:pPr>
            <w:r w:rsidRPr="007F2E47">
              <w:rPr>
                <w:sz w:val="22"/>
                <w:szCs w:val="22"/>
              </w:rPr>
              <w:t>Bangiya Gramin Vikash Bank</w:t>
            </w:r>
          </w:p>
        </w:tc>
      </w:tr>
      <w:tr w:rsidR="007F2E47" w:rsidRPr="007F2E47" w14:paraId="5F9D7CAC"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E944D08" w14:textId="77777777" w:rsidR="007F2E47" w:rsidRPr="007F2E47" w:rsidRDefault="007F2E47" w:rsidP="007F2E47">
            <w:pPr>
              <w:pStyle w:val="ListParagraph"/>
              <w:ind w:left="360"/>
              <w:rPr>
                <w:sz w:val="22"/>
                <w:szCs w:val="22"/>
              </w:rPr>
            </w:pPr>
            <w:r w:rsidRPr="007F2E47">
              <w:rPr>
                <w:sz w:val="22"/>
                <w:szCs w:val="22"/>
              </w:rPr>
              <w:t>43</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5C164E" w14:textId="77777777" w:rsidR="007F2E47" w:rsidRPr="007F2E47" w:rsidRDefault="007F2E47" w:rsidP="007F2E47">
            <w:pPr>
              <w:pStyle w:val="ListParagraph"/>
              <w:ind w:left="360"/>
              <w:rPr>
                <w:sz w:val="22"/>
                <w:szCs w:val="22"/>
              </w:rPr>
            </w:pPr>
            <w:r w:rsidRPr="007F2E47">
              <w:rPr>
                <w:sz w:val="22"/>
                <w:szCs w:val="22"/>
              </w:rPr>
              <w:t>UGB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D0857A" w14:textId="77777777" w:rsidR="007F2E47" w:rsidRPr="007F2E47" w:rsidRDefault="007F2E47" w:rsidP="007F2E47">
            <w:pPr>
              <w:pStyle w:val="ListParagraph"/>
              <w:ind w:left="360"/>
              <w:rPr>
                <w:sz w:val="22"/>
                <w:szCs w:val="22"/>
              </w:rPr>
            </w:pPr>
            <w:r w:rsidRPr="007F2E47">
              <w:rPr>
                <w:sz w:val="22"/>
                <w:szCs w:val="22"/>
              </w:rPr>
              <w:t>Uttarbanga Kshetriya Gramin Bank</w:t>
            </w:r>
          </w:p>
        </w:tc>
      </w:tr>
      <w:tr w:rsidR="007F2E47" w:rsidRPr="007F2E47" w14:paraId="249FAA09"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7C4CD25" w14:textId="77777777" w:rsidR="007F2E47" w:rsidRPr="007F2E47" w:rsidRDefault="007F2E47" w:rsidP="007F2E47">
            <w:pPr>
              <w:pStyle w:val="ListParagraph"/>
              <w:ind w:left="360"/>
              <w:rPr>
                <w:sz w:val="22"/>
                <w:szCs w:val="22"/>
              </w:rPr>
            </w:pPr>
            <w:r w:rsidRPr="007F2E47">
              <w:rPr>
                <w:sz w:val="22"/>
                <w:szCs w:val="22"/>
              </w:rPr>
              <w:t>44</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FEC52F" w14:textId="77777777" w:rsidR="007F2E47" w:rsidRPr="007F2E47" w:rsidRDefault="007F2E47" w:rsidP="007F2E47">
            <w:pPr>
              <w:pStyle w:val="ListParagraph"/>
              <w:ind w:left="360"/>
              <w:rPr>
                <w:sz w:val="22"/>
                <w:szCs w:val="22"/>
              </w:rPr>
            </w:pPr>
            <w:r w:rsidRPr="007F2E47">
              <w:rPr>
                <w:sz w:val="22"/>
                <w:szCs w:val="22"/>
              </w:rPr>
              <w:t>BRKGB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DF4D27" w14:textId="77777777" w:rsidR="007F2E47" w:rsidRPr="007F2E47" w:rsidRDefault="007F2E47" w:rsidP="007F2E47">
            <w:pPr>
              <w:pStyle w:val="ListParagraph"/>
              <w:ind w:left="360"/>
              <w:rPr>
                <w:sz w:val="22"/>
                <w:szCs w:val="22"/>
              </w:rPr>
            </w:pPr>
            <w:r w:rsidRPr="007F2E47">
              <w:rPr>
                <w:sz w:val="22"/>
                <w:szCs w:val="22"/>
              </w:rPr>
              <w:t>Baroda Rajasthan Kshetriya Gramin Bank</w:t>
            </w:r>
          </w:p>
        </w:tc>
      </w:tr>
      <w:tr w:rsidR="007F2E47" w:rsidRPr="007F2E47" w14:paraId="7F91C99B"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C4ADF15" w14:textId="77777777" w:rsidR="007F2E47" w:rsidRPr="007F2E47" w:rsidRDefault="007F2E47" w:rsidP="007F2E47">
            <w:pPr>
              <w:pStyle w:val="ListParagraph"/>
              <w:ind w:left="360"/>
              <w:rPr>
                <w:sz w:val="22"/>
                <w:szCs w:val="22"/>
              </w:rPr>
            </w:pPr>
            <w:r w:rsidRPr="007F2E47">
              <w:rPr>
                <w:sz w:val="22"/>
                <w:szCs w:val="22"/>
              </w:rPr>
              <w:t>45</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5CEADD" w14:textId="77777777" w:rsidR="007F2E47" w:rsidRPr="007F2E47" w:rsidRDefault="007F2E47" w:rsidP="007F2E47">
            <w:pPr>
              <w:pStyle w:val="ListParagraph"/>
              <w:ind w:left="360"/>
              <w:rPr>
                <w:sz w:val="22"/>
                <w:szCs w:val="22"/>
              </w:rPr>
            </w:pPr>
            <w:r w:rsidRPr="007F2E47">
              <w:rPr>
                <w:sz w:val="22"/>
                <w:szCs w:val="22"/>
              </w:rPr>
              <w:t>MGB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AB1001" w14:textId="77777777" w:rsidR="007F2E47" w:rsidRPr="007F2E47" w:rsidRDefault="007F2E47" w:rsidP="007F2E47">
            <w:pPr>
              <w:pStyle w:val="ListParagraph"/>
              <w:ind w:left="360"/>
              <w:rPr>
                <w:sz w:val="22"/>
                <w:szCs w:val="22"/>
              </w:rPr>
            </w:pPr>
            <w:r w:rsidRPr="007F2E47">
              <w:rPr>
                <w:sz w:val="22"/>
                <w:szCs w:val="22"/>
              </w:rPr>
              <w:t>Madhya Pradesh Gramin Bank</w:t>
            </w:r>
          </w:p>
        </w:tc>
      </w:tr>
      <w:tr w:rsidR="007F2E47" w:rsidRPr="007F2E47" w14:paraId="06E70077"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F037F2" w14:textId="77777777" w:rsidR="007F2E47" w:rsidRPr="007F2E47" w:rsidRDefault="007F2E47" w:rsidP="007F2E47">
            <w:pPr>
              <w:pStyle w:val="ListParagraph"/>
              <w:ind w:left="360"/>
              <w:rPr>
                <w:sz w:val="22"/>
                <w:szCs w:val="22"/>
              </w:rPr>
            </w:pPr>
            <w:r w:rsidRPr="007F2E47">
              <w:rPr>
                <w:sz w:val="22"/>
                <w:szCs w:val="22"/>
              </w:rPr>
              <w:t>46</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9F037A" w14:textId="77777777" w:rsidR="007F2E47" w:rsidRPr="007F2E47" w:rsidRDefault="007F2E47" w:rsidP="007F2E47">
            <w:pPr>
              <w:pStyle w:val="ListParagraph"/>
              <w:ind w:left="360"/>
              <w:rPr>
                <w:sz w:val="22"/>
                <w:szCs w:val="22"/>
              </w:rPr>
            </w:pPr>
            <w:r w:rsidRPr="007F2E47">
              <w:rPr>
                <w:sz w:val="22"/>
                <w:szCs w:val="22"/>
              </w:rPr>
              <w:t>JKGB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551A84" w14:textId="77777777" w:rsidR="007F2E47" w:rsidRPr="007F2E47" w:rsidRDefault="007F2E47" w:rsidP="007F2E47">
            <w:pPr>
              <w:pStyle w:val="ListParagraph"/>
              <w:ind w:left="360"/>
              <w:rPr>
                <w:sz w:val="22"/>
                <w:szCs w:val="22"/>
              </w:rPr>
            </w:pPr>
            <w:r w:rsidRPr="007F2E47">
              <w:rPr>
                <w:sz w:val="22"/>
                <w:szCs w:val="22"/>
              </w:rPr>
              <w:t>Jammu &amp; Kashmir Grameen Bank</w:t>
            </w:r>
          </w:p>
        </w:tc>
      </w:tr>
      <w:tr w:rsidR="007F2E47" w:rsidRPr="007F2E47" w14:paraId="74B91760"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70985C8" w14:textId="77777777" w:rsidR="007F2E47" w:rsidRPr="007F2E47" w:rsidRDefault="007F2E47" w:rsidP="007F2E47">
            <w:pPr>
              <w:pStyle w:val="ListParagraph"/>
              <w:ind w:left="360"/>
              <w:rPr>
                <w:sz w:val="22"/>
                <w:szCs w:val="22"/>
              </w:rPr>
            </w:pPr>
            <w:r w:rsidRPr="007F2E47">
              <w:rPr>
                <w:sz w:val="22"/>
                <w:szCs w:val="22"/>
              </w:rPr>
              <w:lastRenderedPageBreak/>
              <w:t>47</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5E3E77" w14:textId="77777777" w:rsidR="007F2E47" w:rsidRPr="007F2E47" w:rsidRDefault="007F2E47" w:rsidP="007F2E47">
            <w:pPr>
              <w:pStyle w:val="ListParagraph"/>
              <w:ind w:left="360"/>
              <w:rPr>
                <w:sz w:val="22"/>
                <w:szCs w:val="22"/>
              </w:rPr>
            </w:pPr>
            <w:r w:rsidRPr="007F2E47">
              <w:rPr>
                <w:sz w:val="22"/>
                <w:szCs w:val="22"/>
              </w:rPr>
              <w:t>PGB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8F6241" w14:textId="77777777" w:rsidR="007F2E47" w:rsidRPr="007F2E47" w:rsidRDefault="007F2E47" w:rsidP="007F2E47">
            <w:pPr>
              <w:pStyle w:val="ListParagraph"/>
              <w:ind w:left="360"/>
              <w:rPr>
                <w:sz w:val="22"/>
                <w:szCs w:val="22"/>
              </w:rPr>
            </w:pPr>
            <w:r w:rsidRPr="007F2E47">
              <w:rPr>
                <w:sz w:val="22"/>
                <w:szCs w:val="22"/>
              </w:rPr>
              <w:t>Punjab Gramin Bank</w:t>
            </w:r>
          </w:p>
        </w:tc>
      </w:tr>
      <w:tr w:rsidR="007F2E47" w:rsidRPr="007F2E47" w14:paraId="0AA5291A"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BC2ADD1" w14:textId="77777777" w:rsidR="007F2E47" w:rsidRPr="007F2E47" w:rsidRDefault="007F2E47" w:rsidP="007F2E47">
            <w:pPr>
              <w:pStyle w:val="ListParagraph"/>
              <w:ind w:left="360"/>
              <w:rPr>
                <w:sz w:val="22"/>
                <w:szCs w:val="22"/>
              </w:rPr>
            </w:pPr>
            <w:r w:rsidRPr="007F2E47">
              <w:rPr>
                <w:sz w:val="22"/>
                <w:szCs w:val="22"/>
              </w:rPr>
              <w:t>48</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931E8A" w14:textId="77777777" w:rsidR="007F2E47" w:rsidRPr="007F2E47" w:rsidRDefault="007F2E47" w:rsidP="007F2E47">
            <w:pPr>
              <w:pStyle w:val="ListParagraph"/>
              <w:ind w:left="360"/>
              <w:rPr>
                <w:sz w:val="22"/>
                <w:szCs w:val="22"/>
              </w:rPr>
            </w:pPr>
            <w:r w:rsidRPr="007F2E47">
              <w:rPr>
                <w:sz w:val="22"/>
                <w:szCs w:val="22"/>
              </w:rPr>
              <w:t>HPGB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077877" w14:textId="77777777" w:rsidR="007F2E47" w:rsidRPr="007F2E47" w:rsidRDefault="007F2E47" w:rsidP="007F2E47">
            <w:pPr>
              <w:pStyle w:val="ListParagraph"/>
              <w:ind w:left="360"/>
              <w:rPr>
                <w:sz w:val="22"/>
                <w:szCs w:val="22"/>
              </w:rPr>
            </w:pPr>
            <w:r w:rsidRPr="007F2E47">
              <w:rPr>
                <w:sz w:val="22"/>
                <w:szCs w:val="22"/>
              </w:rPr>
              <w:t>Himachal Pradesh Gramin Bank</w:t>
            </w:r>
          </w:p>
        </w:tc>
      </w:tr>
      <w:tr w:rsidR="007F2E47" w:rsidRPr="007F2E47" w14:paraId="10CDEEAB"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2682F0" w14:textId="77777777" w:rsidR="007F2E47" w:rsidRPr="007F2E47" w:rsidRDefault="007F2E47" w:rsidP="007F2E47">
            <w:pPr>
              <w:pStyle w:val="ListParagraph"/>
              <w:ind w:left="360"/>
              <w:rPr>
                <w:sz w:val="22"/>
                <w:szCs w:val="22"/>
              </w:rPr>
            </w:pPr>
            <w:r w:rsidRPr="007F2E47">
              <w:rPr>
                <w:sz w:val="22"/>
                <w:szCs w:val="22"/>
              </w:rPr>
              <w:t>49</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7A2FBE" w14:textId="77777777" w:rsidR="007F2E47" w:rsidRPr="007F2E47" w:rsidRDefault="007F2E47" w:rsidP="007F2E47">
            <w:pPr>
              <w:pStyle w:val="ListParagraph"/>
              <w:ind w:left="360"/>
              <w:rPr>
                <w:sz w:val="22"/>
                <w:szCs w:val="22"/>
              </w:rPr>
            </w:pPr>
            <w:r w:rsidRPr="007F2E47">
              <w:rPr>
                <w:sz w:val="22"/>
                <w:szCs w:val="22"/>
              </w:rPr>
              <w:t>Utkal 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865DEB" w14:textId="77777777" w:rsidR="007F2E47" w:rsidRPr="007F2E47" w:rsidRDefault="007F2E47" w:rsidP="007F2E47">
            <w:pPr>
              <w:pStyle w:val="ListParagraph"/>
              <w:ind w:left="360"/>
              <w:rPr>
                <w:sz w:val="22"/>
                <w:szCs w:val="22"/>
              </w:rPr>
            </w:pPr>
            <w:r w:rsidRPr="007F2E47">
              <w:rPr>
                <w:sz w:val="22"/>
                <w:szCs w:val="22"/>
              </w:rPr>
              <w:t>Utkal Grameen Bank</w:t>
            </w:r>
          </w:p>
        </w:tc>
      </w:tr>
      <w:tr w:rsidR="007F2E47" w:rsidRPr="007F2E47" w14:paraId="2E74DA99"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749D7FC" w14:textId="77777777" w:rsidR="007F2E47" w:rsidRPr="007F2E47" w:rsidRDefault="007F2E47" w:rsidP="007F2E47">
            <w:pPr>
              <w:pStyle w:val="ListParagraph"/>
              <w:ind w:left="360"/>
              <w:rPr>
                <w:sz w:val="22"/>
                <w:szCs w:val="22"/>
              </w:rPr>
            </w:pPr>
            <w:r w:rsidRPr="007F2E47">
              <w:rPr>
                <w:sz w:val="22"/>
                <w:szCs w:val="22"/>
              </w:rPr>
              <w:t>50</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EFAB6C" w14:textId="77777777" w:rsidR="007F2E47" w:rsidRPr="007F2E47" w:rsidRDefault="007F2E47" w:rsidP="007F2E47">
            <w:pPr>
              <w:pStyle w:val="ListParagraph"/>
              <w:ind w:left="360"/>
              <w:rPr>
                <w:sz w:val="22"/>
                <w:szCs w:val="22"/>
              </w:rPr>
            </w:pPr>
            <w:r w:rsidRPr="007F2E47">
              <w:rPr>
                <w:sz w:val="22"/>
                <w:szCs w:val="22"/>
              </w:rPr>
              <w:t>CGB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903602" w14:textId="77777777" w:rsidR="007F2E47" w:rsidRPr="007F2E47" w:rsidRDefault="007F2E47" w:rsidP="007F2E47">
            <w:pPr>
              <w:pStyle w:val="ListParagraph"/>
              <w:ind w:left="360"/>
              <w:rPr>
                <w:sz w:val="22"/>
                <w:szCs w:val="22"/>
              </w:rPr>
            </w:pPr>
            <w:r w:rsidRPr="007F2E47">
              <w:rPr>
                <w:sz w:val="22"/>
                <w:szCs w:val="22"/>
              </w:rPr>
              <w:t>Chhattisgarh Rajya Gramin Bank</w:t>
            </w:r>
          </w:p>
        </w:tc>
      </w:tr>
      <w:tr w:rsidR="007F2E47" w:rsidRPr="007F2E47" w14:paraId="18167690"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3F2DA53" w14:textId="77777777" w:rsidR="007F2E47" w:rsidRPr="007F2E47" w:rsidRDefault="007F2E47" w:rsidP="007F2E47">
            <w:pPr>
              <w:pStyle w:val="ListParagraph"/>
              <w:ind w:left="360"/>
              <w:rPr>
                <w:sz w:val="22"/>
                <w:szCs w:val="22"/>
              </w:rPr>
            </w:pPr>
            <w:r w:rsidRPr="007F2E47">
              <w:rPr>
                <w:sz w:val="22"/>
                <w:szCs w:val="22"/>
              </w:rPr>
              <w:t>51</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AE8B94" w14:textId="77777777" w:rsidR="007F2E47" w:rsidRPr="007F2E47" w:rsidRDefault="007F2E47" w:rsidP="007F2E47">
            <w:pPr>
              <w:pStyle w:val="ListParagraph"/>
              <w:ind w:left="360"/>
              <w:rPr>
                <w:sz w:val="22"/>
                <w:szCs w:val="22"/>
              </w:rPr>
            </w:pPr>
            <w:r w:rsidRPr="007F2E47">
              <w:rPr>
                <w:sz w:val="22"/>
                <w:szCs w:val="22"/>
              </w:rPr>
              <w:t>BGVB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12D760C" w14:textId="77777777" w:rsidR="007F2E47" w:rsidRPr="007F2E47" w:rsidRDefault="007F2E47" w:rsidP="007F2E47">
            <w:pPr>
              <w:pStyle w:val="ListParagraph"/>
              <w:ind w:left="360"/>
              <w:rPr>
                <w:sz w:val="22"/>
                <w:szCs w:val="22"/>
              </w:rPr>
            </w:pPr>
            <w:r w:rsidRPr="007F2E47">
              <w:rPr>
                <w:sz w:val="22"/>
                <w:szCs w:val="22"/>
              </w:rPr>
              <w:t>Baroda Gujarat Gramin Bank</w:t>
            </w:r>
          </w:p>
        </w:tc>
      </w:tr>
      <w:tr w:rsidR="007F2E47" w:rsidRPr="007F2E47" w14:paraId="0B6DA42E"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0CF41BD" w14:textId="77777777" w:rsidR="007F2E47" w:rsidRPr="007F2E47" w:rsidRDefault="007F2E47" w:rsidP="007F2E47">
            <w:pPr>
              <w:pStyle w:val="ListParagraph"/>
              <w:ind w:left="360"/>
              <w:rPr>
                <w:sz w:val="22"/>
                <w:szCs w:val="22"/>
              </w:rPr>
            </w:pPr>
            <w:r w:rsidRPr="007F2E47">
              <w:rPr>
                <w:sz w:val="22"/>
                <w:szCs w:val="22"/>
              </w:rPr>
              <w:t>52</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19B7D2" w14:textId="77777777" w:rsidR="007F2E47" w:rsidRPr="007F2E47" w:rsidRDefault="007F2E47" w:rsidP="007F2E47">
            <w:pPr>
              <w:pStyle w:val="ListParagraph"/>
              <w:ind w:left="360"/>
              <w:rPr>
                <w:sz w:val="22"/>
                <w:szCs w:val="22"/>
              </w:rPr>
            </w:pPr>
            <w:r w:rsidRPr="007F2E47">
              <w:rPr>
                <w:sz w:val="22"/>
                <w:szCs w:val="22"/>
              </w:rPr>
              <w:t>SGGSGB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ADA3B1" w14:textId="77777777" w:rsidR="007F2E47" w:rsidRPr="007F2E47" w:rsidRDefault="007F2E47" w:rsidP="007F2E47">
            <w:pPr>
              <w:pStyle w:val="ListParagraph"/>
              <w:ind w:left="360"/>
              <w:rPr>
                <w:sz w:val="22"/>
                <w:szCs w:val="22"/>
              </w:rPr>
            </w:pPr>
            <w:r w:rsidRPr="007F2E47">
              <w:rPr>
                <w:sz w:val="22"/>
                <w:szCs w:val="22"/>
              </w:rPr>
              <w:t>Sarva Haryana Gramin Bank</w:t>
            </w:r>
          </w:p>
        </w:tc>
      </w:tr>
      <w:tr w:rsidR="007F2E47" w:rsidRPr="007F2E47" w14:paraId="646E914B"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8403B40" w14:textId="77777777" w:rsidR="007F2E47" w:rsidRPr="007F2E47" w:rsidRDefault="007F2E47" w:rsidP="007F2E47">
            <w:pPr>
              <w:pStyle w:val="ListParagraph"/>
              <w:ind w:left="360"/>
              <w:rPr>
                <w:sz w:val="22"/>
                <w:szCs w:val="22"/>
              </w:rPr>
            </w:pPr>
            <w:r w:rsidRPr="007F2E47">
              <w:rPr>
                <w:sz w:val="22"/>
                <w:szCs w:val="22"/>
              </w:rPr>
              <w:t>53</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2DC51E" w14:textId="77777777" w:rsidR="007F2E47" w:rsidRPr="007F2E47" w:rsidRDefault="007F2E47" w:rsidP="007F2E47">
            <w:pPr>
              <w:pStyle w:val="ListParagraph"/>
              <w:ind w:left="360"/>
              <w:rPr>
                <w:sz w:val="22"/>
                <w:szCs w:val="22"/>
              </w:rPr>
            </w:pPr>
            <w:r w:rsidRPr="007F2E47">
              <w:rPr>
                <w:sz w:val="22"/>
                <w:szCs w:val="22"/>
              </w:rPr>
              <w:t>TGB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FD296" w14:textId="77777777" w:rsidR="007F2E47" w:rsidRPr="007F2E47" w:rsidRDefault="007F2E47" w:rsidP="007F2E47">
            <w:pPr>
              <w:pStyle w:val="ListParagraph"/>
              <w:ind w:left="360"/>
              <w:rPr>
                <w:sz w:val="22"/>
                <w:szCs w:val="22"/>
              </w:rPr>
            </w:pPr>
            <w:r w:rsidRPr="007F2E47">
              <w:rPr>
                <w:sz w:val="22"/>
                <w:szCs w:val="22"/>
              </w:rPr>
              <w:t>Tripura Gramin Bank</w:t>
            </w:r>
          </w:p>
        </w:tc>
      </w:tr>
      <w:tr w:rsidR="007F2E47" w:rsidRPr="007F2E47" w14:paraId="0C256E64"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0C8CB0F" w14:textId="77777777" w:rsidR="007F2E47" w:rsidRPr="007F2E47" w:rsidRDefault="007F2E47" w:rsidP="007F2E47">
            <w:pPr>
              <w:pStyle w:val="ListParagraph"/>
              <w:ind w:left="360"/>
              <w:rPr>
                <w:sz w:val="22"/>
                <w:szCs w:val="22"/>
              </w:rPr>
            </w:pPr>
            <w:r w:rsidRPr="007F2E47">
              <w:rPr>
                <w:sz w:val="22"/>
                <w:szCs w:val="22"/>
              </w:rPr>
              <w:t>54</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22A5A3" w14:textId="77777777" w:rsidR="007F2E47" w:rsidRPr="007F2E47" w:rsidRDefault="007F2E47" w:rsidP="007F2E47">
            <w:pPr>
              <w:pStyle w:val="ListParagraph"/>
              <w:ind w:left="360"/>
              <w:rPr>
                <w:sz w:val="22"/>
                <w:szCs w:val="22"/>
              </w:rPr>
            </w:pPr>
            <w:r w:rsidRPr="007F2E47">
              <w:rPr>
                <w:sz w:val="22"/>
                <w:szCs w:val="22"/>
              </w:rPr>
              <w:t>MBGB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3937FA" w14:textId="77777777" w:rsidR="007F2E47" w:rsidRPr="007F2E47" w:rsidRDefault="007F2E47" w:rsidP="007F2E47">
            <w:pPr>
              <w:pStyle w:val="ListParagraph"/>
              <w:ind w:left="360"/>
              <w:rPr>
                <w:sz w:val="22"/>
                <w:szCs w:val="22"/>
              </w:rPr>
            </w:pPr>
            <w:r w:rsidRPr="007F2E47">
              <w:rPr>
                <w:sz w:val="22"/>
                <w:szCs w:val="22"/>
              </w:rPr>
              <w:t>Manipur Rural Bank</w:t>
            </w:r>
          </w:p>
        </w:tc>
      </w:tr>
      <w:tr w:rsidR="007F2E47" w:rsidRPr="007F2E47" w14:paraId="73007A80"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308B83D" w14:textId="77777777" w:rsidR="007F2E47" w:rsidRPr="007F2E47" w:rsidRDefault="007F2E47" w:rsidP="007F2E47">
            <w:pPr>
              <w:pStyle w:val="ListParagraph"/>
              <w:ind w:left="360"/>
              <w:rPr>
                <w:sz w:val="22"/>
                <w:szCs w:val="22"/>
              </w:rPr>
            </w:pPr>
            <w:r w:rsidRPr="007F2E47">
              <w:rPr>
                <w:sz w:val="22"/>
                <w:szCs w:val="22"/>
              </w:rPr>
              <w:t>55</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90C1B1" w14:textId="77777777" w:rsidR="007F2E47" w:rsidRPr="007F2E47" w:rsidRDefault="007F2E47" w:rsidP="007F2E47">
            <w:pPr>
              <w:pStyle w:val="ListParagraph"/>
              <w:ind w:left="360"/>
              <w:rPr>
                <w:sz w:val="22"/>
                <w:szCs w:val="22"/>
              </w:rPr>
            </w:pPr>
            <w:r w:rsidRPr="007F2E47">
              <w:rPr>
                <w:sz w:val="22"/>
                <w:szCs w:val="22"/>
              </w:rPr>
              <w:t>NGB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6392B8" w14:textId="77777777" w:rsidR="007F2E47" w:rsidRPr="007F2E47" w:rsidRDefault="007F2E47" w:rsidP="007F2E47">
            <w:pPr>
              <w:pStyle w:val="ListParagraph"/>
              <w:ind w:left="360"/>
              <w:rPr>
                <w:sz w:val="22"/>
                <w:szCs w:val="22"/>
              </w:rPr>
            </w:pPr>
            <w:r w:rsidRPr="007F2E47">
              <w:rPr>
                <w:sz w:val="22"/>
                <w:szCs w:val="22"/>
              </w:rPr>
              <w:t>Nagaland Rural Bank</w:t>
            </w:r>
          </w:p>
        </w:tc>
      </w:tr>
      <w:tr w:rsidR="007F2E47" w:rsidRPr="007F2E47" w14:paraId="0929CE27"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46882A6" w14:textId="77777777" w:rsidR="007F2E47" w:rsidRPr="007F2E47" w:rsidRDefault="007F2E47" w:rsidP="007F2E47">
            <w:pPr>
              <w:pStyle w:val="ListParagraph"/>
              <w:ind w:left="360"/>
              <w:rPr>
                <w:sz w:val="22"/>
                <w:szCs w:val="22"/>
              </w:rPr>
            </w:pPr>
            <w:r w:rsidRPr="007F2E47">
              <w:rPr>
                <w:sz w:val="22"/>
                <w:szCs w:val="22"/>
              </w:rPr>
              <w:t>56</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6907C6" w14:textId="77777777" w:rsidR="007F2E47" w:rsidRPr="007F2E47" w:rsidRDefault="007F2E47" w:rsidP="007F2E47">
            <w:pPr>
              <w:pStyle w:val="ListParagraph"/>
              <w:ind w:left="360"/>
              <w:rPr>
                <w:sz w:val="22"/>
                <w:szCs w:val="22"/>
              </w:rPr>
            </w:pPr>
            <w:r w:rsidRPr="007F2E47">
              <w:rPr>
                <w:sz w:val="22"/>
                <w:szCs w:val="22"/>
              </w:rPr>
              <w:t>MzRB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5C1F4F" w14:textId="77777777" w:rsidR="007F2E47" w:rsidRPr="007F2E47" w:rsidRDefault="007F2E47" w:rsidP="007F2E47">
            <w:pPr>
              <w:pStyle w:val="ListParagraph"/>
              <w:ind w:left="360"/>
              <w:rPr>
                <w:sz w:val="22"/>
                <w:szCs w:val="22"/>
              </w:rPr>
            </w:pPr>
            <w:r w:rsidRPr="007F2E47">
              <w:rPr>
                <w:sz w:val="22"/>
                <w:szCs w:val="22"/>
              </w:rPr>
              <w:t>Mizoram Rural Bank</w:t>
            </w:r>
          </w:p>
        </w:tc>
      </w:tr>
      <w:tr w:rsidR="007F2E47" w:rsidRPr="007F2E47" w14:paraId="374CDB4F"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3D66757" w14:textId="77777777" w:rsidR="007F2E47" w:rsidRPr="007F2E47" w:rsidRDefault="007F2E47" w:rsidP="007F2E47">
            <w:pPr>
              <w:pStyle w:val="ListParagraph"/>
              <w:ind w:left="360"/>
              <w:rPr>
                <w:sz w:val="22"/>
                <w:szCs w:val="22"/>
              </w:rPr>
            </w:pPr>
            <w:r w:rsidRPr="007F2E47">
              <w:rPr>
                <w:sz w:val="22"/>
                <w:szCs w:val="22"/>
              </w:rPr>
              <w:t>57</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473EC8" w14:textId="77777777" w:rsidR="007F2E47" w:rsidRPr="007F2E47" w:rsidRDefault="007F2E47" w:rsidP="007F2E47">
            <w:pPr>
              <w:pStyle w:val="ListParagraph"/>
              <w:ind w:left="360"/>
              <w:rPr>
                <w:sz w:val="22"/>
                <w:szCs w:val="22"/>
              </w:rPr>
            </w:pPr>
            <w:r w:rsidRPr="007F2E47">
              <w:rPr>
                <w:sz w:val="22"/>
                <w:szCs w:val="22"/>
              </w:rPr>
              <w:t>ARGB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40781E" w14:textId="77777777" w:rsidR="007F2E47" w:rsidRPr="007F2E47" w:rsidRDefault="007F2E47" w:rsidP="007F2E47">
            <w:pPr>
              <w:pStyle w:val="ListParagraph"/>
              <w:ind w:left="360"/>
              <w:rPr>
                <w:sz w:val="22"/>
                <w:szCs w:val="22"/>
              </w:rPr>
            </w:pPr>
            <w:r w:rsidRPr="007F2E47">
              <w:rPr>
                <w:sz w:val="22"/>
                <w:szCs w:val="22"/>
              </w:rPr>
              <w:t>Arunachal Pradesh Rural Bank</w:t>
            </w:r>
          </w:p>
        </w:tc>
      </w:tr>
      <w:tr w:rsidR="007F2E47" w:rsidRPr="007F2E47" w14:paraId="01704878"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A863952" w14:textId="77777777" w:rsidR="007F2E47" w:rsidRPr="007F2E47" w:rsidRDefault="007F2E47" w:rsidP="007F2E47">
            <w:pPr>
              <w:pStyle w:val="ListParagraph"/>
              <w:ind w:left="360"/>
              <w:rPr>
                <w:sz w:val="22"/>
                <w:szCs w:val="22"/>
              </w:rPr>
            </w:pPr>
            <w:r w:rsidRPr="007F2E47">
              <w:rPr>
                <w:sz w:val="22"/>
                <w:szCs w:val="22"/>
              </w:rPr>
              <w:t>58</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51CD8A" w14:textId="77777777" w:rsidR="007F2E47" w:rsidRPr="007F2E47" w:rsidRDefault="007F2E47" w:rsidP="007F2E47">
            <w:pPr>
              <w:pStyle w:val="ListParagraph"/>
              <w:ind w:left="360"/>
              <w:rPr>
                <w:sz w:val="22"/>
                <w:szCs w:val="22"/>
              </w:rPr>
            </w:pPr>
            <w:r w:rsidRPr="007F2E47">
              <w:rPr>
                <w:sz w:val="22"/>
                <w:szCs w:val="22"/>
              </w:rPr>
              <w:t>JGrB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46FD4D" w14:textId="77777777" w:rsidR="007F2E47" w:rsidRPr="007F2E47" w:rsidRDefault="007F2E47" w:rsidP="007F2E47">
            <w:pPr>
              <w:pStyle w:val="ListParagraph"/>
              <w:ind w:left="360"/>
              <w:rPr>
                <w:sz w:val="22"/>
                <w:szCs w:val="22"/>
              </w:rPr>
            </w:pPr>
            <w:r w:rsidRPr="007F2E47">
              <w:rPr>
                <w:sz w:val="22"/>
                <w:szCs w:val="22"/>
              </w:rPr>
              <w:t>Jharkhand Rajya Gramin Bank</w:t>
            </w:r>
          </w:p>
        </w:tc>
      </w:tr>
      <w:tr w:rsidR="007F2E47" w:rsidRPr="007F2E47" w14:paraId="7F31B551"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B98E0BC" w14:textId="77777777" w:rsidR="007F2E47" w:rsidRPr="007F2E47" w:rsidRDefault="007F2E47" w:rsidP="007F2E47">
            <w:pPr>
              <w:pStyle w:val="ListParagraph"/>
              <w:ind w:left="360"/>
              <w:rPr>
                <w:sz w:val="22"/>
                <w:szCs w:val="22"/>
              </w:rPr>
            </w:pPr>
            <w:r w:rsidRPr="007F2E47">
              <w:rPr>
                <w:sz w:val="22"/>
                <w:szCs w:val="22"/>
              </w:rPr>
              <w:t>59</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F26E87" w14:textId="77777777" w:rsidR="007F2E47" w:rsidRPr="007F2E47" w:rsidRDefault="007F2E47" w:rsidP="007F2E47">
            <w:pPr>
              <w:pStyle w:val="ListParagraph"/>
              <w:ind w:left="360"/>
              <w:rPr>
                <w:sz w:val="22"/>
                <w:szCs w:val="22"/>
              </w:rPr>
            </w:pPr>
            <w:r w:rsidRPr="007F2E47">
              <w:rPr>
                <w:sz w:val="22"/>
                <w:szCs w:val="22"/>
              </w:rPr>
              <w:t>BUPGB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871B5D" w14:textId="77777777" w:rsidR="007F2E47" w:rsidRPr="007F2E47" w:rsidRDefault="007F2E47" w:rsidP="007F2E47">
            <w:pPr>
              <w:pStyle w:val="ListParagraph"/>
              <w:ind w:left="360"/>
              <w:rPr>
                <w:sz w:val="22"/>
                <w:szCs w:val="22"/>
              </w:rPr>
            </w:pPr>
            <w:r w:rsidRPr="007F2E47">
              <w:rPr>
                <w:sz w:val="22"/>
                <w:szCs w:val="22"/>
              </w:rPr>
              <w:t>Baroda UP Bank</w:t>
            </w:r>
          </w:p>
        </w:tc>
      </w:tr>
      <w:tr w:rsidR="007F2E47" w:rsidRPr="007F2E47" w14:paraId="2922E98A"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105F244" w14:textId="77777777" w:rsidR="007F2E47" w:rsidRPr="007F2E47" w:rsidRDefault="007F2E47" w:rsidP="007F2E47">
            <w:pPr>
              <w:pStyle w:val="ListParagraph"/>
              <w:ind w:left="360"/>
              <w:rPr>
                <w:sz w:val="22"/>
                <w:szCs w:val="22"/>
              </w:rPr>
            </w:pPr>
            <w:r w:rsidRPr="007F2E47">
              <w:rPr>
                <w:sz w:val="22"/>
                <w:szCs w:val="22"/>
              </w:rPr>
              <w:t>60</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2BEEB3" w14:textId="77777777" w:rsidR="007F2E47" w:rsidRPr="007F2E47" w:rsidRDefault="007F2E47" w:rsidP="007F2E47">
            <w:pPr>
              <w:pStyle w:val="ListParagraph"/>
              <w:ind w:left="360"/>
              <w:rPr>
                <w:sz w:val="22"/>
                <w:szCs w:val="22"/>
              </w:rPr>
            </w:pPr>
            <w:r w:rsidRPr="007F2E47">
              <w:rPr>
                <w:sz w:val="22"/>
                <w:szCs w:val="22"/>
              </w:rPr>
              <w:t>AUPGB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C711441" w14:textId="77777777" w:rsidR="007F2E47" w:rsidRPr="007F2E47" w:rsidRDefault="007F2E47" w:rsidP="007F2E47">
            <w:pPr>
              <w:pStyle w:val="ListParagraph"/>
              <w:ind w:left="360"/>
              <w:rPr>
                <w:sz w:val="22"/>
                <w:szCs w:val="22"/>
              </w:rPr>
            </w:pPr>
            <w:r w:rsidRPr="007F2E47">
              <w:rPr>
                <w:sz w:val="22"/>
                <w:szCs w:val="22"/>
              </w:rPr>
              <w:t>Aryavart Bank</w:t>
            </w:r>
          </w:p>
        </w:tc>
      </w:tr>
      <w:tr w:rsidR="007F2E47" w:rsidRPr="007F2E47" w14:paraId="22B34DC6"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B662A80" w14:textId="77777777" w:rsidR="007F2E47" w:rsidRPr="007F2E47" w:rsidRDefault="007F2E47" w:rsidP="007F2E47">
            <w:pPr>
              <w:pStyle w:val="ListParagraph"/>
              <w:ind w:left="360"/>
              <w:rPr>
                <w:sz w:val="22"/>
                <w:szCs w:val="22"/>
              </w:rPr>
            </w:pPr>
            <w:r w:rsidRPr="007F2E47">
              <w:rPr>
                <w:sz w:val="22"/>
                <w:szCs w:val="22"/>
              </w:rPr>
              <w:t>61</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794265" w14:textId="77777777" w:rsidR="007F2E47" w:rsidRPr="007F2E47" w:rsidRDefault="007F2E47" w:rsidP="007F2E47">
            <w:pPr>
              <w:pStyle w:val="ListParagraph"/>
              <w:ind w:left="360"/>
              <w:rPr>
                <w:sz w:val="22"/>
                <w:szCs w:val="22"/>
              </w:rPr>
            </w:pPr>
            <w:r w:rsidRPr="007F2E47">
              <w:rPr>
                <w:sz w:val="22"/>
                <w:szCs w:val="22"/>
              </w:rPr>
              <w:t>UGB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F50AFD" w14:textId="77777777" w:rsidR="007F2E47" w:rsidRPr="007F2E47" w:rsidRDefault="007F2E47" w:rsidP="007F2E47">
            <w:pPr>
              <w:pStyle w:val="ListParagraph"/>
              <w:ind w:left="360"/>
              <w:rPr>
                <w:sz w:val="22"/>
                <w:szCs w:val="22"/>
              </w:rPr>
            </w:pPr>
            <w:r w:rsidRPr="007F2E47">
              <w:rPr>
                <w:sz w:val="22"/>
                <w:szCs w:val="22"/>
              </w:rPr>
              <w:t>Uttarakhand Gramin Bank</w:t>
            </w:r>
          </w:p>
        </w:tc>
      </w:tr>
      <w:tr w:rsidR="007F2E47" w:rsidRPr="007F2E47" w14:paraId="71AD6A5E"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3BB71CE" w14:textId="77777777" w:rsidR="007F2E47" w:rsidRPr="007F2E47" w:rsidRDefault="007F2E47" w:rsidP="007F2E47">
            <w:pPr>
              <w:pStyle w:val="ListParagraph"/>
              <w:ind w:left="360"/>
              <w:rPr>
                <w:sz w:val="22"/>
                <w:szCs w:val="22"/>
              </w:rPr>
            </w:pPr>
            <w:r w:rsidRPr="007F2E47">
              <w:rPr>
                <w:sz w:val="22"/>
                <w:szCs w:val="22"/>
              </w:rPr>
              <w:t>62</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09D39C" w14:textId="77777777" w:rsidR="007F2E47" w:rsidRPr="007F2E47" w:rsidRDefault="007F2E47" w:rsidP="007F2E47">
            <w:pPr>
              <w:pStyle w:val="ListParagraph"/>
              <w:ind w:left="360"/>
              <w:rPr>
                <w:sz w:val="22"/>
                <w:szCs w:val="22"/>
              </w:rPr>
            </w:pPr>
            <w:r w:rsidRPr="007F2E47">
              <w:rPr>
                <w:sz w:val="22"/>
                <w:szCs w:val="22"/>
              </w:rPr>
              <w:t>BSVB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07F776" w14:textId="77777777" w:rsidR="007F2E47" w:rsidRPr="007F2E47" w:rsidRDefault="007F2E47" w:rsidP="007F2E47">
            <w:pPr>
              <w:pStyle w:val="ListParagraph"/>
              <w:ind w:left="360"/>
              <w:rPr>
                <w:sz w:val="22"/>
                <w:szCs w:val="22"/>
              </w:rPr>
            </w:pPr>
            <w:r w:rsidRPr="007F2E47">
              <w:rPr>
                <w:sz w:val="22"/>
                <w:szCs w:val="22"/>
              </w:rPr>
              <w:t>Bihar Gramin Bank</w:t>
            </w:r>
          </w:p>
        </w:tc>
      </w:tr>
      <w:tr w:rsidR="007F2E47" w:rsidRPr="007F2E47" w14:paraId="26E556A7"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4D685B2" w14:textId="77777777" w:rsidR="007F2E47" w:rsidRPr="007F2E47" w:rsidRDefault="007F2E47" w:rsidP="007F2E47">
            <w:pPr>
              <w:pStyle w:val="ListParagraph"/>
              <w:ind w:left="360"/>
              <w:rPr>
                <w:sz w:val="22"/>
                <w:szCs w:val="22"/>
              </w:rPr>
            </w:pPr>
            <w:r w:rsidRPr="007F2E47">
              <w:rPr>
                <w:sz w:val="22"/>
                <w:szCs w:val="22"/>
              </w:rPr>
              <w:t>63</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D3C6B8" w14:textId="77777777" w:rsidR="007F2E47" w:rsidRPr="007F2E47" w:rsidRDefault="007F2E47" w:rsidP="007F2E47">
            <w:pPr>
              <w:pStyle w:val="ListParagraph"/>
              <w:ind w:left="360"/>
              <w:rPr>
                <w:sz w:val="22"/>
                <w:szCs w:val="22"/>
              </w:rPr>
            </w:pPr>
            <w:r w:rsidRPr="007F2E47">
              <w:rPr>
                <w:sz w:val="22"/>
                <w:szCs w:val="22"/>
              </w:rPr>
              <w:t>DBGB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7B5E81" w14:textId="77777777" w:rsidR="007F2E47" w:rsidRPr="007F2E47" w:rsidRDefault="007F2E47" w:rsidP="007F2E47">
            <w:pPr>
              <w:pStyle w:val="ListParagraph"/>
              <w:ind w:left="360"/>
              <w:rPr>
                <w:sz w:val="22"/>
                <w:szCs w:val="22"/>
              </w:rPr>
            </w:pPr>
            <w:r w:rsidRPr="007F2E47">
              <w:rPr>
                <w:sz w:val="22"/>
                <w:szCs w:val="22"/>
              </w:rPr>
              <w:t>Dakshin Bihar Gramin Bank</w:t>
            </w:r>
          </w:p>
        </w:tc>
      </w:tr>
      <w:tr w:rsidR="007F2E47" w:rsidRPr="007F2E47" w14:paraId="2378C13F"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73A0BB3" w14:textId="77777777" w:rsidR="007F2E47" w:rsidRPr="007F2E47" w:rsidRDefault="007F2E47" w:rsidP="007F2E47">
            <w:pPr>
              <w:pStyle w:val="ListParagraph"/>
              <w:ind w:left="360"/>
              <w:rPr>
                <w:sz w:val="22"/>
                <w:szCs w:val="22"/>
              </w:rPr>
            </w:pPr>
            <w:r w:rsidRPr="007F2E47">
              <w:rPr>
                <w:sz w:val="22"/>
                <w:szCs w:val="22"/>
              </w:rPr>
              <w:t>64</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DFB35D" w14:textId="77777777" w:rsidR="007F2E47" w:rsidRPr="007F2E47" w:rsidRDefault="007F2E47" w:rsidP="007F2E47">
            <w:pPr>
              <w:pStyle w:val="ListParagraph"/>
              <w:ind w:left="360"/>
              <w:rPr>
                <w:sz w:val="22"/>
                <w:szCs w:val="22"/>
              </w:rPr>
            </w:pPr>
            <w:r w:rsidRPr="007F2E47">
              <w:rPr>
                <w:sz w:val="22"/>
                <w:szCs w:val="22"/>
              </w:rPr>
              <w:t>PBGB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F0A863" w14:textId="77777777" w:rsidR="007F2E47" w:rsidRPr="007F2E47" w:rsidRDefault="007F2E47" w:rsidP="007F2E47">
            <w:pPr>
              <w:pStyle w:val="ListParagraph"/>
              <w:ind w:left="360"/>
              <w:rPr>
                <w:sz w:val="22"/>
                <w:szCs w:val="22"/>
              </w:rPr>
            </w:pPr>
            <w:r w:rsidRPr="007F2E47">
              <w:rPr>
                <w:sz w:val="22"/>
                <w:szCs w:val="22"/>
              </w:rPr>
              <w:t>Paschim Banga Gramin Bank</w:t>
            </w:r>
          </w:p>
        </w:tc>
      </w:tr>
      <w:tr w:rsidR="007F2E47" w:rsidRPr="007F2E47" w14:paraId="1BC04060" w14:textId="77777777">
        <w:trPr>
          <w:trHeight w:val="330"/>
        </w:trPr>
        <w:tc>
          <w:tcPr>
            <w:tcW w:w="9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A9A5B36" w14:textId="77777777" w:rsidR="007F2E47" w:rsidRPr="007F2E47" w:rsidRDefault="007F2E47" w:rsidP="007F2E47">
            <w:pPr>
              <w:pStyle w:val="ListParagraph"/>
              <w:ind w:left="360"/>
              <w:rPr>
                <w:sz w:val="22"/>
                <w:szCs w:val="22"/>
              </w:rPr>
            </w:pPr>
            <w:r w:rsidRPr="007F2E47">
              <w:rPr>
                <w:sz w:val="22"/>
                <w:szCs w:val="22"/>
              </w:rPr>
              <w:t>65</w:t>
            </w:r>
          </w:p>
        </w:tc>
        <w:tc>
          <w:tcPr>
            <w:tcW w:w="15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AA11D7" w14:textId="77777777" w:rsidR="007F2E47" w:rsidRPr="007F2E47" w:rsidRDefault="007F2E47" w:rsidP="007F2E47">
            <w:pPr>
              <w:pStyle w:val="ListParagraph"/>
              <w:ind w:left="360"/>
              <w:rPr>
                <w:sz w:val="22"/>
                <w:szCs w:val="22"/>
              </w:rPr>
            </w:pPr>
            <w:r w:rsidRPr="007F2E47">
              <w:rPr>
                <w:sz w:val="22"/>
                <w:szCs w:val="22"/>
              </w:rPr>
              <w:t>OGB</w:t>
            </w:r>
          </w:p>
        </w:tc>
        <w:tc>
          <w:tcPr>
            <w:tcW w:w="60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7B3C2D" w14:textId="77777777" w:rsidR="007F2E47" w:rsidRPr="007F2E47" w:rsidRDefault="007F2E47" w:rsidP="007F2E47">
            <w:pPr>
              <w:pStyle w:val="ListParagraph"/>
              <w:ind w:left="360"/>
              <w:rPr>
                <w:sz w:val="22"/>
                <w:szCs w:val="22"/>
              </w:rPr>
            </w:pPr>
            <w:r w:rsidRPr="007F2E47">
              <w:rPr>
                <w:sz w:val="22"/>
                <w:szCs w:val="22"/>
              </w:rPr>
              <w:t>Odisha Gramya Bank</w:t>
            </w:r>
          </w:p>
        </w:tc>
      </w:tr>
    </w:tbl>
    <w:p w14:paraId="6F4ED0A3" w14:textId="77777777" w:rsidR="007F2E47" w:rsidRDefault="007F2E47" w:rsidP="007F2E47">
      <w:pPr>
        <w:pStyle w:val="ListParagraph"/>
        <w:ind w:left="360"/>
        <w:rPr>
          <w:sz w:val="22"/>
          <w:szCs w:val="22"/>
        </w:rPr>
      </w:pPr>
    </w:p>
    <w:p w14:paraId="5DBFA74C" w14:textId="32A0D361" w:rsidR="005306C8" w:rsidRPr="00B01FC4" w:rsidDel="00B01FC4" w:rsidRDefault="005306C8">
      <w:pPr>
        <w:rPr>
          <w:del w:id="489" w:author="Ravi Sharma" w:date="2026-09-15T16:06:00Z" w16du:dateUtc="2026-09-15T10:36:00Z"/>
          <w:sz w:val="22"/>
          <w:szCs w:val="22"/>
          <w:rPrChange w:id="490" w:author="Ravi Sharma" w:date="2026-09-15T16:04:00Z" w16du:dateUtc="2026-09-15T10:34:00Z">
            <w:rPr>
              <w:del w:id="491" w:author="Ravi Sharma" w:date="2026-09-15T16:06:00Z" w16du:dateUtc="2026-09-15T10:36:00Z"/>
            </w:rPr>
          </w:rPrChange>
        </w:rPr>
        <w:pPrChange w:id="492" w:author="Ravi Sharma" w:date="2026-09-15T16:04:00Z" w16du:dateUtc="2026-09-15T10:34:00Z">
          <w:pPr>
            <w:pStyle w:val="ListParagraph"/>
            <w:ind w:left="1080"/>
          </w:pPr>
        </w:pPrChange>
      </w:pPr>
    </w:p>
    <w:p w14:paraId="6ECEFF0E" w14:textId="4C2C6230" w:rsidR="005306C8" w:rsidRPr="005306C8" w:rsidRDefault="005306C8" w:rsidP="0013674B">
      <w:pPr>
        <w:pStyle w:val="ListParagraph"/>
        <w:numPr>
          <w:ilvl w:val="1"/>
          <w:numId w:val="16"/>
        </w:numPr>
        <w:rPr>
          <w:sz w:val="22"/>
          <w:szCs w:val="22"/>
        </w:rPr>
      </w:pPr>
      <w:r w:rsidRPr="005306C8">
        <w:rPr>
          <w:b/>
          <w:bCs/>
          <w:sz w:val="22"/>
          <w:szCs w:val="22"/>
        </w:rPr>
        <w:t>Exception Handling</w:t>
      </w:r>
    </w:p>
    <w:p w14:paraId="161BA00B" w14:textId="77777777" w:rsidR="005306C8" w:rsidRPr="00F36913" w:rsidRDefault="005306C8" w:rsidP="005306C8">
      <w:pPr>
        <w:numPr>
          <w:ilvl w:val="0"/>
          <w:numId w:val="7"/>
        </w:numPr>
        <w:rPr>
          <w:sz w:val="22"/>
          <w:szCs w:val="22"/>
        </w:rPr>
      </w:pPr>
      <w:r w:rsidRPr="00F36913">
        <w:rPr>
          <w:sz w:val="22"/>
          <w:szCs w:val="22"/>
        </w:rPr>
        <w:t>Any failed validation to be automatically flagged</w:t>
      </w:r>
    </w:p>
    <w:p w14:paraId="3CD78576" w14:textId="77777777" w:rsidR="005306C8" w:rsidRPr="00F36913" w:rsidRDefault="005306C8" w:rsidP="005306C8">
      <w:pPr>
        <w:numPr>
          <w:ilvl w:val="0"/>
          <w:numId w:val="7"/>
        </w:numPr>
        <w:rPr>
          <w:sz w:val="22"/>
          <w:szCs w:val="22"/>
        </w:rPr>
      </w:pPr>
      <w:r w:rsidRPr="00F36913">
        <w:rPr>
          <w:sz w:val="22"/>
          <w:szCs w:val="22"/>
        </w:rPr>
        <w:t>Route exception cases to manual review queue as per existing process.</w:t>
      </w:r>
    </w:p>
    <w:p w14:paraId="3327D3F0" w14:textId="3D5DFC5A" w:rsidR="005306C8" w:rsidRPr="00F36913" w:rsidRDefault="005306C8" w:rsidP="0013674B">
      <w:pPr>
        <w:pStyle w:val="ListParagraph"/>
        <w:numPr>
          <w:ilvl w:val="1"/>
          <w:numId w:val="16"/>
        </w:numPr>
        <w:rPr>
          <w:sz w:val="22"/>
          <w:szCs w:val="22"/>
        </w:rPr>
      </w:pPr>
      <w:r w:rsidRPr="00F36913">
        <w:rPr>
          <w:b/>
          <w:bCs/>
          <w:sz w:val="22"/>
          <w:szCs w:val="22"/>
        </w:rPr>
        <w:t>Audit Trail should be maintained in the system</w:t>
      </w:r>
    </w:p>
    <w:p w14:paraId="19FA7063" w14:textId="5B4E2EB8" w:rsidR="005306C8" w:rsidRPr="00980558" w:rsidRDefault="005306C8" w:rsidP="00980558">
      <w:pPr>
        <w:numPr>
          <w:ilvl w:val="0"/>
          <w:numId w:val="9"/>
        </w:numPr>
        <w:rPr>
          <w:sz w:val="22"/>
          <w:szCs w:val="22"/>
        </w:rPr>
        <w:pPrChange w:id="493" w:author="Ravi Sharma" w:date="2026-09-16T14:54:00Z" w16du:dateUtc="2026-09-16T09:24:00Z">
          <w:pPr>
            <w:numPr>
              <w:numId w:val="8"/>
            </w:numPr>
            <w:tabs>
              <w:tab w:val="num" w:pos="720"/>
            </w:tabs>
            <w:ind w:left="720" w:hanging="360"/>
          </w:pPr>
        </w:pPrChange>
      </w:pPr>
      <w:r w:rsidRPr="00F36913">
        <w:rPr>
          <w:sz w:val="22"/>
          <w:szCs w:val="22"/>
        </w:rPr>
        <w:t>Maintain logs of</w:t>
      </w:r>
      <w:ins w:id="494" w:author="Ravi Sharma" w:date="2026-09-16T14:54:00Z" w16du:dateUtc="2026-09-16T09:24:00Z">
        <w:r w:rsidR="00980558">
          <w:rPr>
            <w:sz w:val="22"/>
            <w:szCs w:val="22"/>
          </w:rPr>
          <w:t>(</w:t>
        </w:r>
        <w:r w:rsidR="00980558" w:rsidRPr="00F36913">
          <w:rPr>
            <w:sz w:val="22"/>
            <w:szCs w:val="22"/>
          </w:rPr>
          <w:t>Ensure traceability for compliance review</w:t>
        </w:r>
        <w:r w:rsidR="00980558">
          <w:rPr>
            <w:sz w:val="22"/>
            <w:szCs w:val="22"/>
          </w:rPr>
          <w:t xml:space="preserve"> while any failure</w:t>
        </w:r>
        <w:r w:rsidR="00980558">
          <w:rPr>
            <w:sz w:val="22"/>
            <w:szCs w:val="22"/>
          </w:rPr>
          <w:t>)</w:t>
        </w:r>
        <w:r w:rsidR="00980558">
          <w:rPr>
            <w:sz w:val="22"/>
            <w:szCs w:val="22"/>
          </w:rPr>
          <w:t xml:space="preserve"> </w:t>
        </w:r>
      </w:ins>
      <w:del w:id="495" w:author="Ravi Sharma" w:date="2026-09-16T14:54:00Z" w16du:dateUtc="2026-09-16T09:24:00Z">
        <w:r w:rsidRPr="00980558" w:rsidDel="00980558">
          <w:rPr>
            <w:sz w:val="22"/>
            <w:szCs w:val="22"/>
          </w:rPr>
          <w:delText>:</w:delText>
        </w:r>
      </w:del>
    </w:p>
    <w:p w14:paraId="37B64368" w14:textId="51A2F2D8" w:rsidR="005306C8" w:rsidRPr="00F36913" w:rsidRDefault="005306C8" w:rsidP="005306C8">
      <w:pPr>
        <w:numPr>
          <w:ilvl w:val="0"/>
          <w:numId w:val="8"/>
        </w:numPr>
        <w:rPr>
          <w:sz w:val="22"/>
          <w:szCs w:val="22"/>
        </w:rPr>
      </w:pPr>
      <w:r w:rsidRPr="00F36913">
        <w:rPr>
          <w:sz w:val="22"/>
          <w:szCs w:val="22"/>
        </w:rPr>
        <w:t>Extracted data</w:t>
      </w:r>
      <w:ins w:id="496" w:author="Ravi Sharma" w:date="2026-09-16T09:03:00Z" w16du:dateUtc="2026-09-16T03:33:00Z">
        <w:r w:rsidR="00FB355D">
          <w:rPr>
            <w:sz w:val="22"/>
            <w:szCs w:val="22"/>
          </w:rPr>
          <w:t xml:space="preserve"> from the Document</w:t>
        </w:r>
      </w:ins>
    </w:p>
    <w:p w14:paraId="6644C485" w14:textId="36C619AB" w:rsidR="005306C8" w:rsidRPr="001E44DF" w:rsidRDefault="005306C8" w:rsidP="001E44DF">
      <w:pPr>
        <w:numPr>
          <w:ilvl w:val="0"/>
          <w:numId w:val="9"/>
        </w:numPr>
        <w:rPr>
          <w:sz w:val="22"/>
          <w:szCs w:val="22"/>
        </w:rPr>
        <w:pPrChange w:id="497" w:author="Ravi Sharma" w:date="2026-09-16T14:58:00Z" w16du:dateUtc="2026-09-16T09:28:00Z">
          <w:pPr>
            <w:numPr>
              <w:numId w:val="8"/>
            </w:numPr>
            <w:tabs>
              <w:tab w:val="num" w:pos="720"/>
            </w:tabs>
            <w:ind w:left="720" w:hanging="360"/>
          </w:pPr>
        </w:pPrChange>
      </w:pPr>
      <w:r w:rsidRPr="00F36913">
        <w:rPr>
          <w:sz w:val="22"/>
          <w:szCs w:val="22"/>
        </w:rPr>
        <w:lastRenderedPageBreak/>
        <w:t>Validation results</w:t>
      </w:r>
      <w:ins w:id="498" w:author="Ravi Sharma" w:date="2026-09-16T09:03:00Z" w16du:dateUtc="2026-09-16T03:33:00Z">
        <w:r w:rsidR="00FB355D">
          <w:rPr>
            <w:sz w:val="22"/>
            <w:szCs w:val="22"/>
          </w:rPr>
          <w:t xml:space="preserve"> as per field wise</w:t>
        </w:r>
      </w:ins>
    </w:p>
    <w:p w14:paraId="7734170D" w14:textId="1628AED0" w:rsidR="005306C8" w:rsidRPr="00F36913" w:rsidDel="00980558" w:rsidRDefault="005306C8" w:rsidP="005306C8">
      <w:pPr>
        <w:numPr>
          <w:ilvl w:val="0"/>
          <w:numId w:val="8"/>
        </w:numPr>
        <w:rPr>
          <w:del w:id="499" w:author="Ravi Sharma" w:date="2026-09-16T14:53:00Z" w16du:dateUtc="2026-09-16T09:23:00Z"/>
          <w:sz w:val="22"/>
          <w:szCs w:val="22"/>
        </w:rPr>
      </w:pPr>
      <w:del w:id="500" w:author="Ravi Sharma" w:date="2026-09-16T14:53:00Z" w16du:dateUtc="2026-09-16T09:23:00Z">
        <w:r w:rsidRPr="00F36913" w:rsidDel="00980558">
          <w:rPr>
            <w:sz w:val="22"/>
            <w:szCs w:val="22"/>
          </w:rPr>
          <w:delText>User actions</w:delText>
        </w:r>
      </w:del>
    </w:p>
    <w:p w14:paraId="57A511B6" w14:textId="64DF41AB" w:rsidR="00FB355D" w:rsidRDefault="005306C8" w:rsidP="005306C8">
      <w:pPr>
        <w:numPr>
          <w:ilvl w:val="0"/>
          <w:numId w:val="9"/>
        </w:numPr>
        <w:rPr>
          <w:ins w:id="501" w:author="Ravi Sharma" w:date="2026-09-16T09:02:00Z" w16du:dateUtc="2026-09-16T03:32:00Z"/>
          <w:sz w:val="22"/>
          <w:szCs w:val="22"/>
        </w:rPr>
      </w:pPr>
      <w:del w:id="502" w:author="Ravi Sharma" w:date="2026-09-16T14:54:00Z" w16du:dateUtc="2026-09-16T09:24:00Z">
        <w:r w:rsidRPr="00F36913" w:rsidDel="00980558">
          <w:rPr>
            <w:sz w:val="22"/>
            <w:szCs w:val="22"/>
          </w:rPr>
          <w:delText>Ensure traceability for compliance review</w:delText>
        </w:r>
      </w:del>
      <w:ins w:id="503" w:author="Ravi Sharma" w:date="2026-09-16T09:03:00Z" w16du:dateUtc="2026-09-16T03:33:00Z">
        <w:r w:rsidR="00FB355D">
          <w:rPr>
            <w:sz w:val="22"/>
            <w:szCs w:val="22"/>
          </w:rPr>
          <w:t>U</w:t>
        </w:r>
      </w:ins>
      <w:ins w:id="504" w:author="Ravi Sharma" w:date="2026-09-16T09:02:00Z">
        <w:r w:rsidR="00FB355D" w:rsidRPr="00FB355D">
          <w:rPr>
            <w:sz w:val="22"/>
            <w:szCs w:val="22"/>
          </w:rPr>
          <w:t>pload attempts</w:t>
        </w:r>
      </w:ins>
      <w:ins w:id="505" w:author="Ravi Sharma" w:date="2026-09-16T09:03:00Z" w16du:dateUtc="2026-09-16T03:33:00Z">
        <w:r w:rsidR="00FB355D">
          <w:rPr>
            <w:sz w:val="22"/>
            <w:szCs w:val="22"/>
          </w:rPr>
          <w:t xml:space="preserve"> count</w:t>
        </w:r>
      </w:ins>
    </w:p>
    <w:p w14:paraId="7B2EDA7A" w14:textId="14D46E4D" w:rsidR="00FB355D" w:rsidRDefault="00FB355D" w:rsidP="005306C8">
      <w:pPr>
        <w:numPr>
          <w:ilvl w:val="0"/>
          <w:numId w:val="9"/>
        </w:numPr>
        <w:rPr>
          <w:ins w:id="506" w:author="Ravi Sharma" w:date="2026-09-16T14:58:00Z" w16du:dateUtc="2026-09-16T09:28:00Z"/>
          <w:sz w:val="22"/>
          <w:szCs w:val="22"/>
        </w:rPr>
      </w:pPr>
      <w:ins w:id="507" w:author="Ravi Sharma" w:date="2026-09-16T09:02:00Z" w16du:dateUtc="2026-09-16T03:32:00Z">
        <w:r>
          <w:rPr>
            <w:sz w:val="22"/>
            <w:szCs w:val="22"/>
          </w:rPr>
          <w:t>F</w:t>
        </w:r>
      </w:ins>
      <w:ins w:id="508" w:author="Ravi Sharma" w:date="2026-09-16T09:02:00Z">
        <w:r w:rsidRPr="00FB355D">
          <w:rPr>
            <w:sz w:val="22"/>
            <w:szCs w:val="22"/>
          </w:rPr>
          <w:t>ailed fields</w:t>
        </w:r>
      </w:ins>
      <w:ins w:id="509" w:author="Ravi Sharma" w:date="2026-09-16T09:02:00Z" w16du:dateUtc="2026-09-16T03:32:00Z">
        <w:r>
          <w:rPr>
            <w:sz w:val="22"/>
            <w:szCs w:val="22"/>
          </w:rPr>
          <w:t xml:space="preserve"> </w:t>
        </w:r>
      </w:ins>
      <w:ins w:id="510" w:author="Ravi Sharma" w:date="2026-09-16T14:57:00Z" w16du:dateUtc="2026-09-16T09:27:00Z">
        <w:r w:rsidR="001E44DF">
          <w:rPr>
            <w:sz w:val="22"/>
            <w:szCs w:val="22"/>
          </w:rPr>
          <w:t>result</w:t>
        </w:r>
        <w:r w:rsidR="00980558">
          <w:rPr>
            <w:sz w:val="22"/>
            <w:szCs w:val="22"/>
          </w:rPr>
          <w:t xml:space="preserve"> (Error Message to be </w:t>
        </w:r>
      </w:ins>
      <w:ins w:id="511" w:author="Ravi Sharma" w:date="2026-09-16T14:59:00Z" w16du:dateUtc="2026-09-16T09:29:00Z">
        <w:r w:rsidR="00B561B9">
          <w:rPr>
            <w:sz w:val="22"/>
            <w:szCs w:val="22"/>
          </w:rPr>
          <w:t>captured</w:t>
        </w:r>
      </w:ins>
      <w:ins w:id="512" w:author="Ravi Sharma" w:date="2026-09-16T14:57:00Z" w16du:dateUtc="2026-09-16T09:27:00Z">
        <w:r w:rsidR="00980558">
          <w:rPr>
            <w:sz w:val="22"/>
            <w:szCs w:val="22"/>
          </w:rPr>
          <w:t>)</w:t>
        </w:r>
      </w:ins>
      <w:ins w:id="513" w:author="Ravi Sharma" w:date="2026-09-16T09:02:00Z" w16du:dateUtc="2026-09-16T03:32:00Z">
        <w:r>
          <w:rPr>
            <w:sz w:val="22"/>
            <w:szCs w:val="22"/>
          </w:rPr>
          <w:t xml:space="preserve"> </w:t>
        </w:r>
      </w:ins>
    </w:p>
    <w:p w14:paraId="467DEB2F" w14:textId="3FDC5E0B" w:rsidR="001E44DF" w:rsidRPr="001E44DF" w:rsidDel="001E44DF" w:rsidRDefault="001E44DF" w:rsidP="001E44DF">
      <w:pPr>
        <w:numPr>
          <w:ilvl w:val="0"/>
          <w:numId w:val="9"/>
        </w:numPr>
        <w:rPr>
          <w:del w:id="514" w:author="Ravi Sharma" w:date="2026-09-16T14:58:00Z" w16du:dateUtc="2026-09-16T09:28:00Z"/>
          <w:sz w:val="22"/>
          <w:szCs w:val="22"/>
        </w:rPr>
      </w:pPr>
      <w:ins w:id="515" w:author="Ravi Sharma" w:date="2026-09-16T14:58:00Z" w16du:dateUtc="2026-09-16T09:28:00Z">
        <w:r w:rsidRPr="001E44DF">
          <w:rPr>
            <w:sz w:val="22"/>
            <w:szCs w:val="22"/>
          </w:rPr>
          <w:t>Insta-Issuance flag</w:t>
        </w:r>
        <w:r>
          <w:rPr>
            <w:sz w:val="22"/>
            <w:szCs w:val="22"/>
          </w:rPr>
          <w:t xml:space="preserve"> for S</w:t>
        </w:r>
      </w:ins>
      <w:ins w:id="516" w:author="Ravi Sharma" w:date="2026-09-16T14:59:00Z" w16du:dateUtc="2026-09-16T09:29:00Z">
        <w:r>
          <w:rPr>
            <w:sz w:val="22"/>
            <w:szCs w:val="22"/>
          </w:rPr>
          <w:t>I</w:t>
        </w:r>
        <w:r w:rsidR="003F1D98">
          <w:rPr>
            <w:sz w:val="22"/>
            <w:szCs w:val="22"/>
          </w:rPr>
          <w:t>(N/Y(</w:t>
        </w:r>
        <w:r w:rsidR="00B561B9">
          <w:rPr>
            <w:sz w:val="22"/>
            <w:szCs w:val="22"/>
          </w:rPr>
          <w:t>Case wise</w:t>
        </w:r>
        <w:r w:rsidR="003F1D98">
          <w:rPr>
            <w:sz w:val="22"/>
            <w:szCs w:val="22"/>
          </w:rPr>
          <w:t>))</w:t>
        </w:r>
      </w:ins>
    </w:p>
    <w:p w14:paraId="5D658F1A" w14:textId="77777777" w:rsidR="005306C8" w:rsidRPr="00F36913" w:rsidRDefault="005306C8" w:rsidP="005306C8">
      <w:pPr>
        <w:rPr>
          <w:sz w:val="22"/>
          <w:szCs w:val="22"/>
        </w:rPr>
      </w:pPr>
      <w:r w:rsidRPr="00F36913">
        <w:rPr>
          <w:sz w:val="22"/>
          <w:szCs w:val="22"/>
        </w:rPr>
        <w:t> </w:t>
      </w:r>
    </w:p>
    <w:p w14:paraId="1C2FC10C" w14:textId="77777777" w:rsidR="005306C8" w:rsidRPr="00F36913" w:rsidRDefault="005306C8" w:rsidP="0013674B">
      <w:pPr>
        <w:pStyle w:val="ListParagraph"/>
        <w:numPr>
          <w:ilvl w:val="1"/>
          <w:numId w:val="16"/>
        </w:numPr>
        <w:rPr>
          <w:sz w:val="22"/>
          <w:szCs w:val="22"/>
        </w:rPr>
      </w:pPr>
      <w:r w:rsidRPr="005306C8">
        <w:rPr>
          <w:b/>
          <w:bCs/>
          <w:sz w:val="22"/>
          <w:szCs w:val="22"/>
        </w:rPr>
        <w:t>SI</w:t>
      </w:r>
      <w:r w:rsidRPr="00F36913">
        <w:rPr>
          <w:sz w:val="22"/>
          <w:szCs w:val="22"/>
        </w:rPr>
        <w:t xml:space="preserve"> Document &amp; SOP attached </w:t>
      </w:r>
    </w:p>
    <w:bookmarkStart w:id="517" w:name="_MON_1846768253"/>
    <w:bookmarkEnd w:id="517"/>
    <w:p w14:paraId="6F0DB2B6" w14:textId="77777777" w:rsidR="005306C8" w:rsidRPr="00F36913" w:rsidRDefault="005306C8" w:rsidP="005306C8">
      <w:pPr>
        <w:rPr>
          <w:sz w:val="22"/>
          <w:szCs w:val="22"/>
        </w:rPr>
      </w:pPr>
      <w:r w:rsidRPr="00F36913">
        <w:rPr>
          <w:sz w:val="22"/>
          <w:szCs w:val="22"/>
        </w:rPr>
        <w:object w:dxaOrig="1511" w:dyaOrig="984" w14:anchorId="3A07A9A4">
          <v:shape id="_x0000_i1027" type="#_x0000_t75" style="width:79.5pt;height:50.1pt" o:ole="" o:oleicon="t">
            <v:imagedata r:id="rId14" o:title=""/>
          </v:shape>
          <o:OLEObject Type="Embed" ProgID="Word.Document.12" ShapeID="_x0000_i1027" DrawAspect="Icon" ObjectID="_1851076284" r:id="rId15"/>
        </w:object>
      </w:r>
      <w:r w:rsidRPr="00F36913">
        <w:rPr>
          <w:sz w:val="22"/>
          <w:szCs w:val="22"/>
        </w:rPr>
        <w:object w:dxaOrig="1732" w:dyaOrig="834" w14:anchorId="5303D184">
          <v:shape id="_x0000_i1028" type="#_x0000_t75" style="width:86.4pt;height:43.2pt" o:ole="">
            <v:imagedata r:id="rId16" o:title=""/>
          </v:shape>
          <o:OLEObject Type="Embed" ProgID="Package" ShapeID="_x0000_i1028" DrawAspect="Content" ObjectID="_1851076285" r:id="rId17"/>
        </w:object>
      </w:r>
    </w:p>
    <w:p w14:paraId="2A5C9064" w14:textId="77777777" w:rsidR="005306C8" w:rsidRDefault="005306C8" w:rsidP="0013674B">
      <w:pPr>
        <w:pStyle w:val="ListParagraph"/>
        <w:numPr>
          <w:ilvl w:val="1"/>
          <w:numId w:val="16"/>
        </w:numPr>
      </w:pPr>
      <w:r>
        <w:t>Validation Flow</w:t>
      </w:r>
    </w:p>
    <w:p w14:paraId="3C1C04F9" w14:textId="77777777" w:rsidR="005306C8" w:rsidRDefault="005306C8" w:rsidP="005306C8">
      <w:r>
        <w:t>1. User uploads the SI Form.</w:t>
      </w:r>
    </w:p>
    <w:p w14:paraId="19F7AA96" w14:textId="77777777" w:rsidR="005306C8" w:rsidRDefault="005306C8" w:rsidP="005306C8">
      <w:r>
        <w:t>2. System verifies that the uploaded document is a valid and readable SI Form.</w:t>
      </w:r>
    </w:p>
    <w:p w14:paraId="4D580612" w14:textId="77777777" w:rsidR="005306C8" w:rsidRDefault="005306C8" w:rsidP="005306C8">
      <w:r>
        <w:t>3. System extracts the required fields from the uploaded SI Form.</w:t>
      </w:r>
    </w:p>
    <w:p w14:paraId="44EDC89D" w14:textId="77777777" w:rsidR="005306C8" w:rsidRDefault="005306C8" w:rsidP="005306C8">
      <w:r>
        <w:t>4. For Account Number, Bank Name, Amount, Application Number and Account Holder Name, system compares the extracted value against the corresponding value in the Proposal Form.</w:t>
      </w:r>
    </w:p>
    <w:p w14:paraId="71361456" w14:textId="77777777" w:rsidR="005306C8" w:rsidRDefault="005306C8" w:rsidP="005306C8">
      <w:r>
        <w:t>5. For Account Holder Signature and Canara Bank Seal, system verifies that the required element is present and identifiable.</w:t>
      </w:r>
    </w:p>
    <w:p w14:paraId="42B71743" w14:textId="77777777" w:rsidR="005306C8" w:rsidRDefault="005306C8" w:rsidP="005306C8">
      <w:r>
        <w:t>6. If a field is missing, unreadable, invalid or mismatched, the system displays the corresponding error message.</w:t>
      </w:r>
    </w:p>
    <w:p w14:paraId="05042E19" w14:textId="77777777" w:rsidR="005306C8" w:rsidRDefault="005306C8" w:rsidP="005306C8">
      <w:r>
        <w:t>7. If multiple validations fail, the system should display all applicable errors rather than only the first error.</w:t>
      </w:r>
    </w:p>
    <w:p w14:paraId="0C6936DF" w14:textId="77777777" w:rsidR="005306C8" w:rsidRDefault="005306C8" w:rsidP="005306C8">
      <w:r>
        <w:t>8. If all validations pass, the system displays the validation-success message and allows the process to continue.</w:t>
      </w:r>
    </w:p>
    <w:p w14:paraId="7AE3A8DD" w14:textId="77777777" w:rsidR="00364DBD" w:rsidRDefault="00364DBD" w:rsidP="005306C8"/>
    <w:p w14:paraId="2D56D921" w14:textId="77777777" w:rsidR="00364DBD" w:rsidRDefault="00364DBD" w:rsidP="0013674B">
      <w:pPr>
        <w:pStyle w:val="ListParagraph"/>
        <w:numPr>
          <w:ilvl w:val="1"/>
          <w:numId w:val="16"/>
        </w:numPr>
      </w:pPr>
      <w:r>
        <w:t xml:space="preserve">Need to be removed current below validation </w:t>
      </w:r>
    </w:p>
    <w:p w14:paraId="49CDC039" w14:textId="0EEE4734" w:rsidR="00EB32C2" w:rsidRDefault="00364DBD" w:rsidP="0013674B">
      <w:pPr>
        <w:pStyle w:val="ListParagraph"/>
        <w:numPr>
          <w:ilvl w:val="2"/>
          <w:numId w:val="16"/>
        </w:numPr>
      </w:pPr>
      <w:r w:rsidRPr="00364DBD">
        <w:t>Validation to be removed for "Amt in words", not need to verify this.</w:t>
      </w:r>
    </w:p>
    <w:p w14:paraId="592FA36E" w14:textId="155E7F09" w:rsidR="00FE08B4" w:rsidRDefault="00FE08B4" w:rsidP="00FE08B4">
      <w:pPr>
        <w:pStyle w:val="ListParagraph"/>
        <w:numPr>
          <w:ilvl w:val="0"/>
          <w:numId w:val="1"/>
        </w:numPr>
      </w:pPr>
      <w:r>
        <w:t xml:space="preserve">Test case </w:t>
      </w:r>
    </w:p>
    <w:p w14:paraId="2D0E1312" w14:textId="77777777" w:rsidR="00FE08B4" w:rsidRDefault="00FE08B4" w:rsidP="00FE08B4">
      <w:pPr>
        <w:pStyle w:val="ListParagraph"/>
        <w:numPr>
          <w:ilvl w:val="1"/>
          <w:numId w:val="1"/>
        </w:numPr>
      </w:pPr>
      <w:r>
        <w:lastRenderedPageBreak/>
        <w:t>Verify system allows upload of valid SI Mandate form.</w:t>
      </w:r>
    </w:p>
    <w:p w14:paraId="0FFE6033" w14:textId="77777777" w:rsidR="00FE08B4" w:rsidRDefault="00FE08B4" w:rsidP="00FE08B4">
      <w:pPr>
        <w:pStyle w:val="ListParagraph"/>
        <w:numPr>
          <w:ilvl w:val="1"/>
          <w:numId w:val="1"/>
        </w:numPr>
      </w:pPr>
      <w:r>
        <w:t>Verify system rejects blank document upload.</w:t>
      </w:r>
    </w:p>
    <w:p w14:paraId="2CBD4305" w14:textId="77777777" w:rsidR="00FE08B4" w:rsidRDefault="00FE08B4" w:rsidP="00FE08B4">
      <w:pPr>
        <w:pStyle w:val="ListParagraph"/>
        <w:numPr>
          <w:ilvl w:val="1"/>
          <w:numId w:val="1"/>
        </w:numPr>
      </w:pPr>
      <w:r>
        <w:t>Verify system rejects non-SI document upload.</w:t>
      </w:r>
    </w:p>
    <w:p w14:paraId="73C0DD05" w14:textId="77777777" w:rsidR="00FE08B4" w:rsidRDefault="00FE08B4" w:rsidP="00FE08B4">
      <w:pPr>
        <w:pStyle w:val="ListParagraph"/>
        <w:numPr>
          <w:ilvl w:val="1"/>
          <w:numId w:val="1"/>
        </w:numPr>
      </w:pPr>
      <w:r>
        <w:t>Verify system displays error when uploaded image is unreadable.</w:t>
      </w:r>
    </w:p>
    <w:p w14:paraId="48EC1096" w14:textId="77777777" w:rsidR="00FE08B4" w:rsidRDefault="00FE08B4" w:rsidP="00FE08B4">
      <w:pPr>
        <w:pStyle w:val="ListParagraph"/>
        <w:numPr>
          <w:ilvl w:val="1"/>
          <w:numId w:val="1"/>
        </w:numPr>
      </w:pPr>
      <w:r>
        <w:t>Verify OCR extracts Account Number successfully from SI form.</w:t>
      </w:r>
    </w:p>
    <w:p w14:paraId="2345296E" w14:textId="77777777" w:rsidR="00FE08B4" w:rsidRDefault="00FE08B4" w:rsidP="00FE08B4">
      <w:pPr>
        <w:pStyle w:val="ListParagraph"/>
        <w:numPr>
          <w:ilvl w:val="1"/>
          <w:numId w:val="1"/>
        </w:numPr>
      </w:pPr>
      <w:r>
        <w:t>Verify error is displayed when Account Number is missing.</w:t>
      </w:r>
    </w:p>
    <w:p w14:paraId="2F5319C2" w14:textId="77777777" w:rsidR="00FE08B4" w:rsidRDefault="00FE08B4" w:rsidP="00FE08B4">
      <w:pPr>
        <w:pStyle w:val="ListParagraph"/>
        <w:numPr>
          <w:ilvl w:val="1"/>
          <w:numId w:val="1"/>
        </w:numPr>
      </w:pPr>
      <w:r>
        <w:t>Verify error is displayed when Account Number is unreadable.</w:t>
      </w:r>
    </w:p>
    <w:p w14:paraId="220FF52E" w14:textId="77777777" w:rsidR="00FE08B4" w:rsidRDefault="00FE08B4" w:rsidP="00FE08B4">
      <w:pPr>
        <w:pStyle w:val="ListParagraph"/>
        <w:numPr>
          <w:ilvl w:val="1"/>
          <w:numId w:val="1"/>
        </w:numPr>
      </w:pPr>
      <w:r>
        <w:t>Verify Account Number matches exactly with Proposal Form.</w:t>
      </w:r>
    </w:p>
    <w:p w14:paraId="593DA70C" w14:textId="77777777" w:rsidR="00FE08B4" w:rsidRDefault="00FE08B4" w:rsidP="00FE08B4">
      <w:pPr>
        <w:pStyle w:val="ListParagraph"/>
        <w:numPr>
          <w:ilvl w:val="1"/>
          <w:numId w:val="1"/>
        </w:numPr>
      </w:pPr>
      <w:r>
        <w:t>Verify error is displayed when Account Number does not match Proposal Form.</w:t>
      </w:r>
    </w:p>
    <w:p w14:paraId="2D3E602F" w14:textId="77777777" w:rsidR="00FE08B4" w:rsidRDefault="00FE08B4" w:rsidP="00FE08B4">
      <w:pPr>
        <w:pStyle w:val="ListParagraph"/>
        <w:numPr>
          <w:ilvl w:val="1"/>
          <w:numId w:val="1"/>
        </w:numPr>
      </w:pPr>
      <w:r>
        <w:t>Verify Bank Name is extracted correctly from SI form.</w:t>
      </w:r>
    </w:p>
    <w:p w14:paraId="4CFCC955" w14:textId="77777777" w:rsidR="00FE08B4" w:rsidRDefault="00FE08B4" w:rsidP="00FE08B4">
      <w:pPr>
        <w:pStyle w:val="ListParagraph"/>
        <w:numPr>
          <w:ilvl w:val="1"/>
          <w:numId w:val="1"/>
        </w:numPr>
      </w:pPr>
      <w:r>
        <w:t>Verify error is displayed when Bank Name is missing.</w:t>
      </w:r>
    </w:p>
    <w:p w14:paraId="18C4AF0D" w14:textId="77777777" w:rsidR="00FE08B4" w:rsidRDefault="00FE08B4" w:rsidP="00FE08B4">
      <w:pPr>
        <w:pStyle w:val="ListParagraph"/>
        <w:numPr>
          <w:ilvl w:val="1"/>
          <w:numId w:val="1"/>
        </w:numPr>
      </w:pPr>
      <w:r>
        <w:t>Verify error is displayed when Bank Name is unreadable.</w:t>
      </w:r>
    </w:p>
    <w:p w14:paraId="4C7C5226" w14:textId="77777777" w:rsidR="00FE08B4" w:rsidRDefault="00FE08B4" w:rsidP="00FE08B4">
      <w:pPr>
        <w:pStyle w:val="ListParagraph"/>
        <w:numPr>
          <w:ilvl w:val="1"/>
          <w:numId w:val="1"/>
        </w:numPr>
      </w:pPr>
      <w:r>
        <w:t>Verify Bank Name matches exactly with Proposal Form.</w:t>
      </w:r>
    </w:p>
    <w:p w14:paraId="58686022" w14:textId="77777777" w:rsidR="00FE08B4" w:rsidRDefault="00FE08B4" w:rsidP="00FE08B4">
      <w:pPr>
        <w:pStyle w:val="ListParagraph"/>
        <w:numPr>
          <w:ilvl w:val="1"/>
          <w:numId w:val="1"/>
        </w:numPr>
      </w:pPr>
      <w:r>
        <w:t>Verify error is displayed when Bank Name mismatches Proposal Form.</w:t>
      </w:r>
    </w:p>
    <w:p w14:paraId="373CDA82" w14:textId="77777777" w:rsidR="00FE08B4" w:rsidRDefault="00FE08B4" w:rsidP="00FE08B4">
      <w:pPr>
        <w:pStyle w:val="ListParagraph"/>
        <w:numPr>
          <w:ilvl w:val="1"/>
          <w:numId w:val="1"/>
        </w:numPr>
      </w:pPr>
      <w:r>
        <w:t>Verify Amount in Figure is extracted correctly.</w:t>
      </w:r>
    </w:p>
    <w:p w14:paraId="3497851E" w14:textId="77777777" w:rsidR="00FE08B4" w:rsidRDefault="00FE08B4" w:rsidP="00FE08B4">
      <w:pPr>
        <w:pStyle w:val="ListParagraph"/>
        <w:numPr>
          <w:ilvl w:val="1"/>
          <w:numId w:val="1"/>
        </w:numPr>
      </w:pPr>
      <w:r>
        <w:t>Verify error is displayed when Amount is missing.</w:t>
      </w:r>
    </w:p>
    <w:p w14:paraId="33DAAC36" w14:textId="77777777" w:rsidR="00FE08B4" w:rsidRDefault="00FE08B4" w:rsidP="00FE08B4">
      <w:pPr>
        <w:pStyle w:val="ListParagraph"/>
        <w:numPr>
          <w:ilvl w:val="1"/>
          <w:numId w:val="1"/>
        </w:numPr>
      </w:pPr>
      <w:r>
        <w:t>Verify error is displayed when Amount is unreadable.</w:t>
      </w:r>
    </w:p>
    <w:p w14:paraId="670D6510" w14:textId="77777777" w:rsidR="00FE08B4" w:rsidRDefault="00FE08B4" w:rsidP="00FE08B4">
      <w:pPr>
        <w:pStyle w:val="ListParagraph"/>
        <w:numPr>
          <w:ilvl w:val="1"/>
          <w:numId w:val="1"/>
        </w:numPr>
      </w:pPr>
      <w:r>
        <w:t>Verify Amount matches Proposal Form.</w:t>
      </w:r>
    </w:p>
    <w:p w14:paraId="07EB01AA" w14:textId="77777777" w:rsidR="00FE08B4" w:rsidRDefault="00FE08B4" w:rsidP="00FE08B4">
      <w:pPr>
        <w:pStyle w:val="ListParagraph"/>
        <w:numPr>
          <w:ilvl w:val="1"/>
          <w:numId w:val="1"/>
        </w:numPr>
      </w:pPr>
      <w:r>
        <w:t>Verify error is displayed for invalid amount format.</w:t>
      </w:r>
    </w:p>
    <w:p w14:paraId="5DAB8AFB" w14:textId="77777777" w:rsidR="00FE08B4" w:rsidRDefault="00FE08B4" w:rsidP="00FE08B4">
      <w:pPr>
        <w:pStyle w:val="ListParagraph"/>
        <w:numPr>
          <w:ilvl w:val="1"/>
          <w:numId w:val="1"/>
        </w:numPr>
      </w:pPr>
      <w:r>
        <w:t>Verify Application Number is extracted correctly.</w:t>
      </w:r>
    </w:p>
    <w:p w14:paraId="18FFB02E" w14:textId="77777777" w:rsidR="00FE08B4" w:rsidRDefault="00FE08B4" w:rsidP="00FE08B4">
      <w:pPr>
        <w:pStyle w:val="ListParagraph"/>
        <w:numPr>
          <w:ilvl w:val="1"/>
          <w:numId w:val="1"/>
        </w:numPr>
      </w:pPr>
      <w:r>
        <w:t>Verify error is displayed when Application Number is missing.</w:t>
      </w:r>
    </w:p>
    <w:p w14:paraId="241684E4" w14:textId="77777777" w:rsidR="00FE08B4" w:rsidRDefault="00FE08B4" w:rsidP="00FE08B4">
      <w:pPr>
        <w:pStyle w:val="ListParagraph"/>
        <w:numPr>
          <w:ilvl w:val="1"/>
          <w:numId w:val="1"/>
        </w:numPr>
      </w:pPr>
      <w:r>
        <w:t>Verify Application Number matches Proposal Form.</w:t>
      </w:r>
    </w:p>
    <w:p w14:paraId="0EF4F0CE" w14:textId="77777777" w:rsidR="00FE08B4" w:rsidRDefault="00FE08B4" w:rsidP="00FE08B4">
      <w:pPr>
        <w:pStyle w:val="ListParagraph"/>
        <w:numPr>
          <w:ilvl w:val="1"/>
          <w:numId w:val="1"/>
        </w:numPr>
      </w:pPr>
      <w:r>
        <w:t>Verify Account Holder Name matches proposer name exactly.</w:t>
      </w:r>
    </w:p>
    <w:p w14:paraId="65C6B75F" w14:textId="77777777" w:rsidR="00FE08B4" w:rsidRDefault="00FE08B4" w:rsidP="00FE08B4">
      <w:pPr>
        <w:pStyle w:val="ListParagraph"/>
        <w:numPr>
          <w:ilvl w:val="1"/>
          <w:numId w:val="1"/>
        </w:numPr>
      </w:pPr>
      <w:r>
        <w:t>Verify error is displayed when Account Holder Name is missing.</w:t>
      </w:r>
    </w:p>
    <w:p w14:paraId="13759B9E" w14:textId="77777777" w:rsidR="00FE08B4" w:rsidRDefault="00FE08B4" w:rsidP="00FE08B4">
      <w:pPr>
        <w:pStyle w:val="ListParagraph"/>
        <w:numPr>
          <w:ilvl w:val="1"/>
          <w:numId w:val="1"/>
        </w:numPr>
      </w:pPr>
      <w:r>
        <w:t>Verify Account Holder Signature is present.</w:t>
      </w:r>
    </w:p>
    <w:p w14:paraId="21DFC9A7" w14:textId="77777777" w:rsidR="00FE08B4" w:rsidRDefault="00FE08B4" w:rsidP="00FE08B4">
      <w:pPr>
        <w:pStyle w:val="ListParagraph"/>
        <w:numPr>
          <w:ilvl w:val="1"/>
          <w:numId w:val="1"/>
        </w:numPr>
      </w:pPr>
      <w:r>
        <w:t>Verify error is displayed when signature is missing.</w:t>
      </w:r>
    </w:p>
    <w:p w14:paraId="2147C990" w14:textId="77777777" w:rsidR="00FE08B4" w:rsidRDefault="00FE08B4" w:rsidP="00FE08B4">
      <w:pPr>
        <w:pStyle w:val="ListParagraph"/>
        <w:numPr>
          <w:ilvl w:val="1"/>
          <w:numId w:val="1"/>
        </w:numPr>
      </w:pPr>
      <w:r>
        <w:t>Verify Canara Bank Seal is present.</w:t>
      </w:r>
    </w:p>
    <w:p w14:paraId="5A0C4E23" w14:textId="77777777" w:rsidR="00FE08B4" w:rsidRDefault="00FE08B4" w:rsidP="00FE08B4">
      <w:pPr>
        <w:pStyle w:val="ListParagraph"/>
        <w:numPr>
          <w:ilvl w:val="1"/>
          <w:numId w:val="1"/>
        </w:numPr>
      </w:pPr>
      <w:r>
        <w:t>Verify error is displayed when Canara Bank Seal is missing.</w:t>
      </w:r>
    </w:p>
    <w:p w14:paraId="251E70BB" w14:textId="77777777" w:rsidR="00FE08B4" w:rsidRDefault="00FE08B4" w:rsidP="00FE08B4">
      <w:pPr>
        <w:pStyle w:val="ListParagraph"/>
        <w:numPr>
          <w:ilvl w:val="1"/>
          <w:numId w:val="1"/>
        </w:numPr>
      </w:pPr>
      <w:r>
        <w:t>Verify all validation error messages are displayed simultaneously for multiple failures.</w:t>
      </w:r>
    </w:p>
    <w:p w14:paraId="1BD76B83" w14:textId="77777777" w:rsidR="00FE08B4" w:rsidRDefault="00FE08B4" w:rsidP="00FE08B4">
      <w:pPr>
        <w:pStyle w:val="ListParagraph"/>
        <w:numPr>
          <w:ilvl w:val="1"/>
          <w:numId w:val="1"/>
        </w:numPr>
      </w:pPr>
      <w:r>
        <w:t>Verify successful validation message is displayed when all fields match.</w:t>
      </w:r>
    </w:p>
    <w:p w14:paraId="32442F32" w14:textId="77777777" w:rsidR="00FE08B4" w:rsidRDefault="00FE08B4" w:rsidP="00FE08B4">
      <w:pPr>
        <w:pStyle w:val="ListParagraph"/>
        <w:numPr>
          <w:ilvl w:val="1"/>
          <w:numId w:val="1"/>
        </w:numPr>
      </w:pPr>
      <w:r>
        <w:t>Verify user gets maximum 3 upload attempts for correction.</w:t>
      </w:r>
    </w:p>
    <w:p w14:paraId="7CD36A40" w14:textId="77777777" w:rsidR="00FE08B4" w:rsidRDefault="00FE08B4" w:rsidP="00FE08B4">
      <w:pPr>
        <w:pStyle w:val="ListParagraph"/>
        <w:numPr>
          <w:ilvl w:val="1"/>
          <w:numId w:val="1"/>
        </w:numPr>
      </w:pPr>
      <w:r>
        <w:t>Verify SI PFR is raised after validation failure beyond allowed attempts.</w:t>
      </w:r>
    </w:p>
    <w:p w14:paraId="55A01854" w14:textId="77777777" w:rsidR="00FE08B4" w:rsidRDefault="00FE08B4" w:rsidP="00FE08B4">
      <w:pPr>
        <w:pStyle w:val="ListParagraph"/>
        <w:numPr>
          <w:ilvl w:val="1"/>
          <w:numId w:val="1"/>
        </w:numPr>
      </w:pPr>
      <w:r>
        <w:t>Verify Insta Issuance is triggered upon successful SI validation.</w:t>
      </w:r>
    </w:p>
    <w:p w14:paraId="79D22AC0" w14:textId="77777777" w:rsidR="00FE08B4" w:rsidRDefault="00FE08B4" w:rsidP="00FE08B4">
      <w:pPr>
        <w:pStyle w:val="ListParagraph"/>
        <w:numPr>
          <w:ilvl w:val="1"/>
          <w:numId w:val="1"/>
        </w:numPr>
      </w:pPr>
      <w:r>
        <w:t>Verify case sensitivity is ignored during name validation.</w:t>
      </w:r>
    </w:p>
    <w:p w14:paraId="0EBEF898" w14:textId="77777777" w:rsidR="00FE08B4" w:rsidRDefault="00FE08B4" w:rsidP="00FE08B4">
      <w:pPr>
        <w:pStyle w:val="ListParagraph"/>
        <w:numPr>
          <w:ilvl w:val="1"/>
          <w:numId w:val="1"/>
        </w:numPr>
      </w:pPr>
      <w:r>
        <w:t>Verify leading, trailing and multiple spaces are ignored during validation.</w:t>
      </w:r>
    </w:p>
    <w:p w14:paraId="4F53A7F9" w14:textId="77777777" w:rsidR="00FE08B4" w:rsidRDefault="00FE08B4" w:rsidP="00FE08B4">
      <w:pPr>
        <w:pStyle w:val="ListParagraph"/>
        <w:numPr>
          <w:ilvl w:val="1"/>
          <w:numId w:val="1"/>
        </w:numPr>
      </w:pPr>
      <w:r>
        <w:t>Verify audit logs are maintained for extraction, validation and user actions.</w:t>
      </w:r>
    </w:p>
    <w:p w14:paraId="54C9387A" w14:textId="575FE39B" w:rsidR="00FE08B4" w:rsidRDefault="00FE08B4" w:rsidP="00FE08B4">
      <w:pPr>
        <w:pStyle w:val="ListParagraph"/>
        <w:numPr>
          <w:ilvl w:val="1"/>
          <w:numId w:val="1"/>
        </w:numPr>
      </w:pPr>
      <w:r>
        <w:lastRenderedPageBreak/>
        <w:t>Verify Penny Drop flag is passed from iNSURE to Unified.</w:t>
      </w:r>
    </w:p>
    <w:sectPr w:rsidR="00FE08B4">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B2086" w14:textId="77777777" w:rsidR="003B409A" w:rsidRDefault="003B409A" w:rsidP="00EB32C2">
      <w:pPr>
        <w:spacing w:after="0" w:line="240" w:lineRule="auto"/>
      </w:pPr>
      <w:r>
        <w:separator/>
      </w:r>
    </w:p>
  </w:endnote>
  <w:endnote w:type="continuationSeparator" w:id="0">
    <w:p w14:paraId="7146AE19" w14:textId="77777777" w:rsidR="003B409A" w:rsidRDefault="003B409A" w:rsidP="00EB3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32C0" w14:textId="77777777" w:rsidR="00EB32C2" w:rsidRDefault="00EB32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44C6" w14:textId="350E9613" w:rsidR="00EB32C2" w:rsidRDefault="00CE382A">
    <w:pPr>
      <w:pStyle w:val="Footer"/>
    </w:pPr>
    <w:ins w:id="518" w:author="Ravi Sharma" w:date="2026-09-16T15:04:00Z" w16du:dateUtc="2026-09-16T09:34:00Z">
      <w:r>
        <w:rPr>
          <w:noProof/>
        </w:rPr>
        <w:pict w14:anchorId="0BA02D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9" type="#_x0000_t136" style="position:absolute;margin-left:0;margin-top:0;width:36.75pt;height:10.5pt;z-index:251659264">
            <v:fill r:id="rId1" o:title=""/>
            <v:stroke r:id="rId1" o:title=""/>
            <v:shadow color="#868686"/>
            <v:textpath style="font-family:&quot;Arial&quot;;font-size:8pt;v-text-kern:t" trim="t" fitpath="t" string="Restricted"/>
          </v:shape>
        </w:pict>
      </w:r>
    </w:ins>
    <w:del w:id="519" w:author="Ravi Sharma" w:date="2026-09-08T18:31:00Z" w16du:dateUtc="2026-09-08T13:01:00Z">
      <w:r w:rsidR="00000000">
        <w:rPr>
          <w:noProof/>
        </w:rPr>
        <w:pict w14:anchorId="33B479A4">
          <v:shape id="radarfort" o:spid="_x0000_s1036" type="#_x0000_t136" style="position:absolute;margin-left:200pt;margin-top:0;width:36.75pt;height:10.5pt;z-index:251658240;mso-position-horizontal:absolute;mso-position-vertical:bottom" fillcolor="#1a73e8" stroked="f">
            <v:stroke r:id="rId1" o:title=""/>
            <v:shadow color="#868686"/>
            <v:textpath style="font-family:&quot;Arial&quot;;font-size:8pt;v-text-kern:t" trim="t" fitpath="t" string="Restricted"/>
          </v:shape>
        </w:pic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5F3B" w14:textId="77777777" w:rsidR="00EB32C2" w:rsidRDefault="00EB3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78466" w14:textId="77777777" w:rsidR="003B409A" w:rsidRDefault="003B409A" w:rsidP="00EB32C2">
      <w:pPr>
        <w:spacing w:after="0" w:line="240" w:lineRule="auto"/>
      </w:pPr>
      <w:r>
        <w:separator/>
      </w:r>
    </w:p>
  </w:footnote>
  <w:footnote w:type="continuationSeparator" w:id="0">
    <w:p w14:paraId="1F942D39" w14:textId="77777777" w:rsidR="003B409A" w:rsidRDefault="003B409A" w:rsidP="00EB3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E6D2" w14:textId="77777777" w:rsidR="00EB32C2" w:rsidRDefault="00EB32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AD6F" w14:textId="77777777" w:rsidR="00EB32C2" w:rsidRDefault="00EB32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90F3" w14:textId="77777777" w:rsidR="00EB32C2" w:rsidRDefault="00EB32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363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85755"/>
    <w:multiLevelType w:val="multilevel"/>
    <w:tmpl w:val="58B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1BFE"/>
    <w:multiLevelType w:val="multilevel"/>
    <w:tmpl w:val="3B0228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14AD2"/>
    <w:multiLevelType w:val="multilevel"/>
    <w:tmpl w:val="06EA793C"/>
    <w:lvl w:ilvl="0">
      <w:start w:val="5"/>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0F8E7D27"/>
    <w:multiLevelType w:val="multilevel"/>
    <w:tmpl w:val="06EA793C"/>
    <w:lvl w:ilvl="0">
      <w:start w:val="5"/>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0FBB367C"/>
    <w:multiLevelType w:val="multilevel"/>
    <w:tmpl w:val="EB2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E292D"/>
    <w:multiLevelType w:val="multilevel"/>
    <w:tmpl w:val="D7A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C6D22"/>
    <w:multiLevelType w:val="multilevel"/>
    <w:tmpl w:val="F57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97307"/>
    <w:multiLevelType w:val="multilevel"/>
    <w:tmpl w:val="6A8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F658E"/>
    <w:multiLevelType w:val="multilevel"/>
    <w:tmpl w:val="76E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D3654"/>
    <w:multiLevelType w:val="multilevel"/>
    <w:tmpl w:val="035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87322"/>
    <w:multiLevelType w:val="multilevel"/>
    <w:tmpl w:val="81B8DCF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4A224B19"/>
    <w:multiLevelType w:val="multilevel"/>
    <w:tmpl w:val="9DE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F67FE"/>
    <w:multiLevelType w:val="multilevel"/>
    <w:tmpl w:val="760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11DA0"/>
    <w:multiLevelType w:val="multilevel"/>
    <w:tmpl w:val="6188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B0D64"/>
    <w:multiLevelType w:val="multilevel"/>
    <w:tmpl w:val="D6A28FBC"/>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C5751DA"/>
    <w:multiLevelType w:val="multilevel"/>
    <w:tmpl w:val="C8C6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94F8A"/>
    <w:multiLevelType w:val="multilevel"/>
    <w:tmpl w:val="6DB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86E7F"/>
    <w:multiLevelType w:val="multilevel"/>
    <w:tmpl w:val="4830AD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E125330"/>
    <w:multiLevelType w:val="multilevel"/>
    <w:tmpl w:val="410A82C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141415006">
    <w:abstractNumId w:val="2"/>
  </w:num>
  <w:num w:numId="2" w16cid:durableId="1654261964">
    <w:abstractNumId w:val="1"/>
  </w:num>
  <w:num w:numId="3" w16cid:durableId="267199464">
    <w:abstractNumId w:val="9"/>
  </w:num>
  <w:num w:numId="4" w16cid:durableId="1385372155">
    <w:abstractNumId w:val="16"/>
  </w:num>
  <w:num w:numId="5" w16cid:durableId="353655021">
    <w:abstractNumId w:val="14"/>
  </w:num>
  <w:num w:numId="6" w16cid:durableId="1768572520">
    <w:abstractNumId w:val="17"/>
  </w:num>
  <w:num w:numId="7" w16cid:durableId="1545754549">
    <w:abstractNumId w:val="12"/>
  </w:num>
  <w:num w:numId="8" w16cid:durableId="304890594">
    <w:abstractNumId w:val="6"/>
  </w:num>
  <w:num w:numId="9" w16cid:durableId="1918126103">
    <w:abstractNumId w:val="8"/>
  </w:num>
  <w:num w:numId="10" w16cid:durableId="999694375">
    <w:abstractNumId w:val="11"/>
  </w:num>
  <w:num w:numId="11" w16cid:durableId="1242327809">
    <w:abstractNumId w:val="4"/>
  </w:num>
  <w:num w:numId="12" w16cid:durableId="1527406210">
    <w:abstractNumId w:val="19"/>
  </w:num>
  <w:num w:numId="13" w16cid:durableId="1435129758">
    <w:abstractNumId w:val="15"/>
  </w:num>
  <w:num w:numId="14" w16cid:durableId="94134148">
    <w:abstractNumId w:val="0"/>
  </w:num>
  <w:num w:numId="15" w16cid:durableId="25868027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8696934">
    <w:abstractNumId w:val="3"/>
  </w:num>
  <w:num w:numId="17" w16cid:durableId="2018653681">
    <w:abstractNumId w:val="10"/>
  </w:num>
  <w:num w:numId="18" w16cid:durableId="1795440712">
    <w:abstractNumId w:val="7"/>
  </w:num>
  <w:num w:numId="19" w16cid:durableId="1622489828">
    <w:abstractNumId w:val="13"/>
  </w:num>
  <w:num w:numId="20" w16cid:durableId="14519773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i Sharma">
    <w15:presenceInfo w15:providerId="AD" w15:userId="S::99022105@INHA-CNHS.COM::8c160bce-4996-4295-8b79-63d1c8cf9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C8"/>
    <w:rsid w:val="0002347A"/>
    <w:rsid w:val="00061950"/>
    <w:rsid w:val="00082242"/>
    <w:rsid w:val="000B57CC"/>
    <w:rsid w:val="000C59C6"/>
    <w:rsid w:val="0013674B"/>
    <w:rsid w:val="0017474A"/>
    <w:rsid w:val="00183CC5"/>
    <w:rsid w:val="00186A96"/>
    <w:rsid w:val="001C0C31"/>
    <w:rsid w:val="001E44DF"/>
    <w:rsid w:val="0020773B"/>
    <w:rsid w:val="002B7F1A"/>
    <w:rsid w:val="002F13ED"/>
    <w:rsid w:val="003029B7"/>
    <w:rsid w:val="0032020B"/>
    <w:rsid w:val="00334AE1"/>
    <w:rsid w:val="003368D1"/>
    <w:rsid w:val="00345AAB"/>
    <w:rsid w:val="00364DBD"/>
    <w:rsid w:val="00377DB6"/>
    <w:rsid w:val="00384222"/>
    <w:rsid w:val="003B409A"/>
    <w:rsid w:val="003C1CE6"/>
    <w:rsid w:val="003C6D1A"/>
    <w:rsid w:val="003F1D98"/>
    <w:rsid w:val="004732FF"/>
    <w:rsid w:val="004E011B"/>
    <w:rsid w:val="005223F5"/>
    <w:rsid w:val="005306C8"/>
    <w:rsid w:val="0065208B"/>
    <w:rsid w:val="00692EC1"/>
    <w:rsid w:val="006F05C2"/>
    <w:rsid w:val="00746E79"/>
    <w:rsid w:val="0077028E"/>
    <w:rsid w:val="007A53C7"/>
    <w:rsid w:val="007C1D96"/>
    <w:rsid w:val="007F1DE0"/>
    <w:rsid w:val="007F2E47"/>
    <w:rsid w:val="008554FC"/>
    <w:rsid w:val="00904836"/>
    <w:rsid w:val="00980558"/>
    <w:rsid w:val="00A206B6"/>
    <w:rsid w:val="00A43B50"/>
    <w:rsid w:val="00AB7FAA"/>
    <w:rsid w:val="00B01FC4"/>
    <w:rsid w:val="00B22E33"/>
    <w:rsid w:val="00B561B9"/>
    <w:rsid w:val="00C231EB"/>
    <w:rsid w:val="00CE382A"/>
    <w:rsid w:val="00CE6443"/>
    <w:rsid w:val="00D120C4"/>
    <w:rsid w:val="00D12324"/>
    <w:rsid w:val="00D2061A"/>
    <w:rsid w:val="00D2515E"/>
    <w:rsid w:val="00D832C8"/>
    <w:rsid w:val="00DC1E5B"/>
    <w:rsid w:val="00E15BAD"/>
    <w:rsid w:val="00E26920"/>
    <w:rsid w:val="00E530DC"/>
    <w:rsid w:val="00E70AF5"/>
    <w:rsid w:val="00EB32C2"/>
    <w:rsid w:val="00EC14D6"/>
    <w:rsid w:val="00EE2F5F"/>
    <w:rsid w:val="00F065D7"/>
    <w:rsid w:val="00F33721"/>
    <w:rsid w:val="00FA575B"/>
    <w:rsid w:val="00FB355D"/>
    <w:rsid w:val="00FE08B4"/>
    <w:rsid w:val="00FF0D09"/>
    <w:rsid w:val="00FF1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B032D"/>
  <w15:chartTrackingRefBased/>
  <w15:docId w15:val="{A4F5E1AD-D7FD-4E12-A261-61D0C173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6C8"/>
  </w:style>
  <w:style w:type="paragraph" w:styleId="Heading1">
    <w:name w:val="heading 1"/>
    <w:basedOn w:val="Normal"/>
    <w:next w:val="Normal"/>
    <w:link w:val="Heading1Char"/>
    <w:uiPriority w:val="9"/>
    <w:qFormat/>
    <w:rsid w:val="00530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3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2C2"/>
  </w:style>
  <w:style w:type="paragraph" w:styleId="Footer">
    <w:name w:val="footer"/>
    <w:basedOn w:val="Normal"/>
    <w:link w:val="FooterChar"/>
    <w:uiPriority w:val="99"/>
    <w:unhideWhenUsed/>
    <w:rsid w:val="00EB3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2C2"/>
  </w:style>
  <w:style w:type="character" w:customStyle="1" w:styleId="Heading1Char">
    <w:name w:val="Heading 1 Char"/>
    <w:basedOn w:val="DefaultParagraphFont"/>
    <w:link w:val="Heading1"/>
    <w:uiPriority w:val="9"/>
    <w:rsid w:val="00530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6C8"/>
    <w:rPr>
      <w:rFonts w:eastAsiaTheme="majorEastAsia" w:cstheme="majorBidi"/>
      <w:color w:val="272727" w:themeColor="text1" w:themeTint="D8"/>
    </w:rPr>
  </w:style>
  <w:style w:type="paragraph" w:styleId="Title">
    <w:name w:val="Title"/>
    <w:basedOn w:val="Normal"/>
    <w:next w:val="Normal"/>
    <w:link w:val="TitleChar"/>
    <w:uiPriority w:val="10"/>
    <w:qFormat/>
    <w:rsid w:val="00530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6C8"/>
    <w:pPr>
      <w:spacing w:before="160"/>
      <w:jc w:val="center"/>
    </w:pPr>
    <w:rPr>
      <w:i/>
      <w:iCs/>
      <w:color w:val="404040" w:themeColor="text1" w:themeTint="BF"/>
    </w:rPr>
  </w:style>
  <w:style w:type="character" w:customStyle="1" w:styleId="QuoteChar">
    <w:name w:val="Quote Char"/>
    <w:basedOn w:val="DefaultParagraphFont"/>
    <w:link w:val="Quote"/>
    <w:uiPriority w:val="29"/>
    <w:rsid w:val="005306C8"/>
    <w:rPr>
      <w:i/>
      <w:iCs/>
      <w:color w:val="404040" w:themeColor="text1" w:themeTint="BF"/>
    </w:rPr>
  </w:style>
  <w:style w:type="paragraph" w:styleId="ListParagraph">
    <w:name w:val="List Paragraph"/>
    <w:basedOn w:val="Normal"/>
    <w:uiPriority w:val="34"/>
    <w:qFormat/>
    <w:rsid w:val="005306C8"/>
    <w:pPr>
      <w:ind w:left="720"/>
      <w:contextualSpacing/>
    </w:pPr>
  </w:style>
  <w:style w:type="character" w:styleId="IntenseEmphasis">
    <w:name w:val="Intense Emphasis"/>
    <w:basedOn w:val="DefaultParagraphFont"/>
    <w:uiPriority w:val="21"/>
    <w:qFormat/>
    <w:rsid w:val="005306C8"/>
    <w:rPr>
      <w:i/>
      <w:iCs/>
      <w:color w:val="0F4761" w:themeColor="accent1" w:themeShade="BF"/>
    </w:rPr>
  </w:style>
  <w:style w:type="paragraph" w:styleId="IntenseQuote">
    <w:name w:val="Intense Quote"/>
    <w:basedOn w:val="Normal"/>
    <w:next w:val="Normal"/>
    <w:link w:val="IntenseQuoteChar"/>
    <w:uiPriority w:val="30"/>
    <w:qFormat/>
    <w:rsid w:val="00530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6C8"/>
    <w:rPr>
      <w:i/>
      <w:iCs/>
      <w:color w:val="0F4761" w:themeColor="accent1" w:themeShade="BF"/>
    </w:rPr>
  </w:style>
  <w:style w:type="character" w:styleId="IntenseReference">
    <w:name w:val="Intense Reference"/>
    <w:basedOn w:val="DefaultParagraphFont"/>
    <w:uiPriority w:val="32"/>
    <w:qFormat/>
    <w:rsid w:val="005306C8"/>
    <w:rPr>
      <w:b/>
      <w:bCs/>
      <w:smallCaps/>
      <w:color w:val="0F4761" w:themeColor="accent1" w:themeShade="BF"/>
      <w:spacing w:val="5"/>
    </w:rPr>
  </w:style>
  <w:style w:type="paragraph" w:styleId="ListBullet">
    <w:name w:val="List Bullet"/>
    <w:basedOn w:val="Normal"/>
    <w:uiPriority w:val="99"/>
    <w:unhideWhenUsed/>
    <w:rsid w:val="005306C8"/>
    <w:pPr>
      <w:numPr>
        <w:numId w:val="14"/>
      </w:numPr>
      <w:tabs>
        <w:tab w:val="clear" w:pos="360"/>
      </w:tabs>
      <w:spacing w:after="200" w:line="276" w:lineRule="auto"/>
      <w:ind w:left="0" w:firstLine="0"/>
      <w:contextualSpacing/>
    </w:pPr>
    <w:rPr>
      <w:rFonts w:ascii="Calibri" w:eastAsiaTheme="minorEastAsia" w:hAnsi="Calibri"/>
      <w:kern w:val="0"/>
      <w:sz w:val="20"/>
      <w:szCs w:val="22"/>
      <w14:ligatures w14:val="none"/>
    </w:rPr>
  </w:style>
  <w:style w:type="table" w:styleId="TableGrid">
    <w:name w:val="Table Grid"/>
    <w:basedOn w:val="TableNormal"/>
    <w:uiPriority w:val="59"/>
    <w:rsid w:val="005306C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29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package" Target="embeddings/Microsoft_Excel_Worksheet1.xlsx"/><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oleObject" Target="embeddings/oleObject1.bin"/><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package" Target="embeddings/Microsoft_Word_Document2.docx"/><Relationship Id="rId23" Type="http://schemas.openxmlformats.org/officeDocument/2006/relationships/footer" Target="footer3.xml"/><Relationship Id="rId10" Type="http://schemas.openxmlformats.org/officeDocument/2006/relationships/package" Target="embeddings/Microsoft_Word_Document.docx"/><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2538</TotalTime>
  <Pages>12</Pages>
  <Words>2377</Words>
  <Characters>12667</Characters>
  <Application>Microsoft Office Word</Application>
  <DocSecurity>0</DocSecurity>
  <Lines>622</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Sharma</dc:creator>
  <cp:keywords/>
  <dc:description/>
  <cp:lastModifiedBy>Ravi Sharma</cp:lastModifiedBy>
  <cp:revision>36</cp:revision>
  <dcterms:created xsi:type="dcterms:W3CDTF">2026-09-04T13:18:00Z</dcterms:created>
  <dcterms:modified xsi:type="dcterms:W3CDTF">2026-09-16T09:34:00Z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ISARadarClassification">
    <vt:lpwstr>Restricted</vt:lpwstr>
  </property>
</Properties>
</file>